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FDFD5" w14:textId="77777777" w:rsidR="008909A7" w:rsidRDefault="008909A7" w:rsidP="008909A7">
      <w:pPr>
        <w:spacing w:line="360" w:lineRule="auto"/>
        <w:rPr>
          <w:rFonts w:ascii="Times New Roman" w:eastAsia="Calibri-Bold" w:hAnsi="Times New Roman" w:cs="Times New Roman"/>
          <w:b/>
          <w:bCs/>
          <w:color w:val="000000"/>
          <w:sz w:val="24"/>
          <w:szCs w:val="24"/>
          <w:lang w:eastAsia="zh-CN" w:bidi="ar"/>
        </w:rPr>
      </w:pPr>
      <w:r w:rsidRPr="001E6C27">
        <w:rPr>
          <w:rFonts w:ascii="Times New Roman" w:eastAsia="Calibri-Bold" w:hAnsi="Times New Roman" w:cs="Times New Roman"/>
          <w:b/>
          <w:bCs/>
          <w:color w:val="000000"/>
          <w:sz w:val="24"/>
          <w:szCs w:val="24"/>
          <w:lang w:eastAsia="zh-CN" w:bidi="ar"/>
        </w:rPr>
        <w:t>Forecasting Dog-Mediated Human Rabies Deaths in Bangladesh by 2030</w:t>
      </w:r>
      <w:r>
        <w:rPr>
          <w:rFonts w:ascii="Times New Roman" w:eastAsia="Calibri-Bold" w:hAnsi="Times New Roman" w:cs="Times New Roman"/>
          <w:b/>
          <w:bCs/>
          <w:color w:val="000000"/>
          <w:sz w:val="24"/>
          <w:szCs w:val="24"/>
          <w:lang w:eastAsia="zh-CN" w:bidi="ar"/>
        </w:rPr>
        <w:t xml:space="preserve"> through </w:t>
      </w:r>
      <w:r w:rsidRPr="001E6C27">
        <w:rPr>
          <w:rFonts w:ascii="Times New Roman" w:eastAsia="Calibri-Bold" w:hAnsi="Times New Roman" w:cs="Times New Roman"/>
          <w:b/>
          <w:bCs/>
          <w:color w:val="000000"/>
          <w:sz w:val="24"/>
          <w:szCs w:val="24"/>
          <w:lang w:eastAsia="zh-CN" w:bidi="ar"/>
        </w:rPr>
        <w:t>Time Series Model</w:t>
      </w:r>
      <w:r>
        <w:rPr>
          <w:rFonts w:ascii="Times New Roman" w:eastAsia="Calibri-Bold" w:hAnsi="Times New Roman" w:cs="Times New Roman"/>
          <w:b/>
          <w:bCs/>
          <w:color w:val="000000"/>
          <w:sz w:val="24"/>
          <w:szCs w:val="24"/>
          <w:lang w:eastAsia="zh-CN" w:bidi="ar"/>
        </w:rPr>
        <w:t xml:space="preserve"> Analysis</w:t>
      </w:r>
    </w:p>
    <w:p w14:paraId="36913BD6" w14:textId="7B9DC9CA" w:rsidR="007009A2" w:rsidRPr="00D643F7" w:rsidRDefault="007009A2" w:rsidP="001E6C27">
      <w:pPr>
        <w:spacing w:after="0" w:line="360" w:lineRule="auto"/>
        <w:rPr>
          <w:rFonts w:ascii="Times New Roman" w:eastAsia="Times New Roman" w:hAnsi="Times New Roman" w:cs="Times New Roman"/>
          <w:b/>
          <w:bCs/>
          <w:sz w:val="24"/>
          <w:szCs w:val="24"/>
        </w:rPr>
      </w:pPr>
      <w:r w:rsidRPr="00D643F7">
        <w:rPr>
          <w:rFonts w:ascii="Times New Roman" w:eastAsia="Times New Roman" w:hAnsi="Times New Roman" w:cs="Times New Roman"/>
          <w:b/>
          <w:bCs/>
          <w:sz w:val="24"/>
          <w:szCs w:val="24"/>
        </w:rPr>
        <w:t>Abstract</w:t>
      </w:r>
    </w:p>
    <w:p w14:paraId="41872819" w14:textId="1A6074B7" w:rsidR="0063659C" w:rsidRPr="0063659C" w:rsidRDefault="00712366" w:rsidP="001E6C27">
      <w:pPr>
        <w:spacing w:after="0" w:line="360" w:lineRule="auto"/>
        <w:rPr>
          <w:rFonts w:ascii="Times New Roman" w:hAnsi="Times New Roman" w:cs="Times New Roman"/>
          <w:color w:val="000000"/>
          <w:sz w:val="24"/>
          <w:szCs w:val="24"/>
        </w:rPr>
      </w:pPr>
      <w:r w:rsidRPr="001E6C27">
        <w:rPr>
          <w:rFonts w:ascii="Times New Roman" w:hAnsi="Times New Roman" w:cs="Times New Roman"/>
          <w:sz w:val="24"/>
          <w:szCs w:val="24"/>
        </w:rPr>
        <w:t xml:space="preserve">To meet the global goal of eliminating human deaths from dog-mediated rabies by 2030 (Zero by 30), models of rabies virus transmission are imperative </w:t>
      </w:r>
      <w:del w:id="0" w:author="Mohammad Nayeem Hasan" w:date="2023-04-21T04:28:00Z">
        <w:r w:rsidRPr="001E6C27" w:rsidDel="001B1210">
          <w:rPr>
            <w:rFonts w:ascii="Times New Roman" w:hAnsi="Times New Roman" w:cs="Times New Roman"/>
            <w:sz w:val="24"/>
            <w:szCs w:val="24"/>
          </w:rPr>
          <w:delText xml:space="preserve">which </w:delText>
        </w:r>
      </w:del>
      <w:ins w:id="1" w:author="Mohammad Nayeem Hasan" w:date="2023-04-21T04:28:00Z">
        <w:r w:rsidR="001B1210">
          <w:rPr>
            <w:rFonts w:ascii="Times New Roman" w:hAnsi="Times New Roman" w:cs="Times New Roman"/>
            <w:sz w:val="24"/>
            <w:szCs w:val="24"/>
          </w:rPr>
          <w:t>and</w:t>
        </w:r>
        <w:r w:rsidR="001B1210" w:rsidRPr="001E6C27">
          <w:rPr>
            <w:rFonts w:ascii="Times New Roman" w:hAnsi="Times New Roman" w:cs="Times New Roman"/>
            <w:sz w:val="24"/>
            <w:szCs w:val="24"/>
          </w:rPr>
          <w:t xml:space="preserve"> </w:t>
        </w:r>
      </w:ins>
      <w:r w:rsidRPr="001E6C27">
        <w:rPr>
          <w:rFonts w:ascii="Times New Roman" w:hAnsi="Times New Roman" w:cs="Times New Roman"/>
          <w:sz w:val="24"/>
          <w:szCs w:val="24"/>
        </w:rPr>
        <w:t xml:space="preserve">have the potential to inform control efforts as countries continue to work toward elimination. </w:t>
      </w:r>
      <w:r w:rsidR="008A3561" w:rsidRPr="008A3561">
        <w:rPr>
          <w:rFonts w:ascii="Times New Roman" w:hAnsi="Times New Roman" w:cs="Times New Roman"/>
          <w:sz w:val="24"/>
          <w:szCs w:val="24"/>
        </w:rPr>
        <w:t>Considering public health importance and disease dynamics, rabies forecasting may help in intervention strategies as Bangladesh is marching towards the shared goal of Zero by 30</w:t>
      </w:r>
      <w:r w:rsidR="008A3561">
        <w:rPr>
          <w:rFonts w:ascii="Times New Roman" w:hAnsi="Times New Roman" w:cs="Times New Roman"/>
          <w:sz w:val="24"/>
          <w:szCs w:val="24"/>
        </w:rPr>
        <w:t>.</w:t>
      </w:r>
      <w:r w:rsidRPr="001E6C27">
        <w:rPr>
          <w:rFonts w:ascii="Times New Roman" w:hAnsi="Times New Roman" w:cs="Times New Roman"/>
          <w:sz w:val="24"/>
          <w:szCs w:val="24"/>
        </w:rPr>
        <w:t xml:space="preserve"> </w:t>
      </w:r>
      <w:r w:rsidR="000C15E2" w:rsidRPr="001E6C27">
        <w:rPr>
          <w:rFonts w:ascii="Times New Roman" w:hAnsi="Times New Roman" w:cs="Times New Roman"/>
          <w:bCs/>
          <w:sz w:val="24"/>
          <w:szCs w:val="24"/>
        </w:rPr>
        <w:t>Drawing from multiple datasets, including patient immunization record books of the Infectious Diseases Hospital, and the MDV database of the Directorate General of Health Services of Bangladesh, we used time-series forecasting models</w:t>
      </w:r>
      <w:r w:rsidR="00E26462">
        <w:rPr>
          <w:rFonts w:ascii="Times New Roman" w:hAnsi="Times New Roman" w:cs="Times New Roman"/>
          <w:bCs/>
          <w:sz w:val="24"/>
          <w:szCs w:val="24"/>
        </w:rPr>
        <w:t>,</w:t>
      </w:r>
      <w:r w:rsidR="00E26462" w:rsidRPr="00E26462">
        <w:rPr>
          <w:rFonts w:ascii="Times New Roman" w:hAnsi="Times New Roman" w:cs="Times New Roman"/>
          <w:bCs/>
          <w:sz w:val="24"/>
          <w:szCs w:val="24"/>
        </w:rPr>
        <w:t xml:space="preserve"> </w:t>
      </w:r>
      <w:r w:rsidR="00E26462" w:rsidRPr="001E6C27">
        <w:rPr>
          <w:rFonts w:ascii="Times New Roman" w:hAnsi="Times New Roman" w:cs="Times New Roman"/>
          <w:bCs/>
          <w:sz w:val="24"/>
          <w:szCs w:val="24"/>
        </w:rPr>
        <w:t>the auto-regressive integrated moving average (ARIMA) and the ARIMA model with explanatory factors (ARIMAX)</w:t>
      </w:r>
      <w:r w:rsidR="000C15E2" w:rsidRPr="001E6C27">
        <w:rPr>
          <w:rFonts w:ascii="Times New Roman" w:hAnsi="Times New Roman" w:cs="Times New Roman"/>
          <w:bCs/>
          <w:sz w:val="24"/>
          <w:szCs w:val="24"/>
        </w:rPr>
        <w:t xml:space="preserve"> to predict human rabies cases from 2023 to 2030</w:t>
      </w:r>
      <w:r w:rsidR="00855E9F">
        <w:rPr>
          <w:rFonts w:ascii="Times New Roman" w:hAnsi="Times New Roman" w:cs="Times New Roman"/>
          <w:bCs/>
          <w:sz w:val="24"/>
          <w:szCs w:val="24"/>
        </w:rPr>
        <w:t xml:space="preserve"> where</w:t>
      </w:r>
      <w:r w:rsidR="000C15E2" w:rsidRPr="001E6C27">
        <w:rPr>
          <w:rFonts w:ascii="Times New Roman" w:hAnsi="Times New Roman" w:cs="Times New Roman"/>
          <w:bCs/>
          <w:sz w:val="24"/>
          <w:szCs w:val="24"/>
        </w:rPr>
        <w:t xml:space="preserve"> </w:t>
      </w:r>
      <w:r w:rsidR="00C926D6">
        <w:rPr>
          <w:rFonts w:ascii="Times New Roman" w:hAnsi="Times New Roman" w:cs="Times New Roman"/>
          <w:sz w:val="24"/>
          <w:szCs w:val="24"/>
        </w:rPr>
        <w:t>a</w:t>
      </w:r>
      <w:r w:rsidR="00C926D6" w:rsidRPr="001E6C27">
        <w:rPr>
          <w:rFonts w:ascii="Times New Roman" w:hAnsi="Times New Roman" w:cs="Times New Roman"/>
          <w:sz w:val="24"/>
          <w:szCs w:val="24"/>
        </w:rPr>
        <w:t>nti</w:t>
      </w:r>
      <w:r w:rsidR="00C926D6">
        <w:rPr>
          <w:rFonts w:ascii="Times New Roman" w:hAnsi="Times New Roman" w:cs="Times New Roman"/>
          <w:sz w:val="24"/>
          <w:szCs w:val="24"/>
        </w:rPr>
        <w:t>-r</w:t>
      </w:r>
      <w:r w:rsidR="00C926D6" w:rsidRPr="001E6C27">
        <w:rPr>
          <w:rFonts w:ascii="Times New Roman" w:hAnsi="Times New Roman" w:cs="Times New Roman"/>
          <w:sz w:val="24"/>
          <w:szCs w:val="24"/>
        </w:rPr>
        <w:t xml:space="preserve">abies </w:t>
      </w:r>
      <w:r w:rsidR="00C926D6">
        <w:rPr>
          <w:rFonts w:ascii="Times New Roman" w:hAnsi="Times New Roman" w:cs="Times New Roman"/>
          <w:sz w:val="24"/>
          <w:szCs w:val="24"/>
        </w:rPr>
        <w:t>v</w:t>
      </w:r>
      <w:r w:rsidR="00C926D6" w:rsidRPr="001E6C27">
        <w:rPr>
          <w:rFonts w:ascii="Times New Roman" w:hAnsi="Times New Roman" w:cs="Times New Roman"/>
          <w:sz w:val="24"/>
          <w:szCs w:val="24"/>
        </w:rPr>
        <w:t>accin</w:t>
      </w:r>
      <w:r w:rsidR="00C926D6">
        <w:rPr>
          <w:rFonts w:ascii="Times New Roman" w:hAnsi="Times New Roman" w:cs="Times New Roman"/>
          <w:sz w:val="24"/>
          <w:szCs w:val="24"/>
        </w:rPr>
        <w:t>e</w:t>
      </w:r>
      <w:r w:rsidR="00C926D6" w:rsidRPr="001E6C27">
        <w:rPr>
          <w:rFonts w:ascii="Times New Roman" w:hAnsi="Times New Roman" w:cs="Times New Roman"/>
          <w:sz w:val="24"/>
          <w:szCs w:val="24"/>
        </w:rPr>
        <w:t xml:space="preserve"> (ARV)</w:t>
      </w:r>
      <w:r w:rsidR="00C926D6">
        <w:rPr>
          <w:rFonts w:ascii="Times New Roman" w:hAnsi="Times New Roman" w:cs="Times New Roman"/>
          <w:sz w:val="24"/>
          <w:szCs w:val="24"/>
        </w:rPr>
        <w:t xml:space="preserve"> and </w:t>
      </w:r>
      <w:r w:rsidR="00386DA8">
        <w:rPr>
          <w:rFonts w:ascii="Times New Roman" w:hAnsi="Times New Roman" w:cs="Times New Roman"/>
          <w:bCs/>
          <w:sz w:val="24"/>
          <w:szCs w:val="24"/>
        </w:rPr>
        <w:t>m</w:t>
      </w:r>
      <w:r w:rsidR="000C15E2" w:rsidRPr="001E6C27">
        <w:rPr>
          <w:rFonts w:ascii="Times New Roman" w:hAnsi="Times New Roman" w:cs="Times New Roman"/>
          <w:bCs/>
          <w:sz w:val="24"/>
          <w:szCs w:val="24"/>
        </w:rPr>
        <w:t xml:space="preserve">ass </w:t>
      </w:r>
      <w:r w:rsidR="00386DA8">
        <w:rPr>
          <w:rFonts w:ascii="Times New Roman" w:hAnsi="Times New Roman" w:cs="Times New Roman"/>
          <w:bCs/>
          <w:sz w:val="24"/>
          <w:szCs w:val="24"/>
        </w:rPr>
        <w:t>d</w:t>
      </w:r>
      <w:r w:rsidR="000C15E2" w:rsidRPr="001E6C27">
        <w:rPr>
          <w:rFonts w:ascii="Times New Roman" w:hAnsi="Times New Roman" w:cs="Times New Roman"/>
          <w:bCs/>
          <w:sz w:val="24"/>
          <w:szCs w:val="24"/>
        </w:rPr>
        <w:t xml:space="preserve">og </w:t>
      </w:r>
      <w:r w:rsidR="00386DA8">
        <w:rPr>
          <w:rFonts w:ascii="Times New Roman" w:hAnsi="Times New Roman" w:cs="Times New Roman"/>
          <w:bCs/>
          <w:sz w:val="24"/>
          <w:szCs w:val="24"/>
        </w:rPr>
        <w:t>v</w:t>
      </w:r>
      <w:r w:rsidR="000C15E2" w:rsidRPr="001E6C27">
        <w:rPr>
          <w:rFonts w:ascii="Times New Roman" w:hAnsi="Times New Roman" w:cs="Times New Roman"/>
          <w:bCs/>
          <w:sz w:val="24"/>
          <w:szCs w:val="24"/>
        </w:rPr>
        <w:t xml:space="preserve">accination (MDV) </w:t>
      </w:r>
      <w:r w:rsidR="007A4E52" w:rsidRPr="001E6C27">
        <w:rPr>
          <w:rFonts w:ascii="Times New Roman" w:hAnsi="Times New Roman" w:cs="Times New Roman"/>
          <w:sz w:val="24"/>
          <w:szCs w:val="24"/>
        </w:rPr>
        <w:t xml:space="preserve">were </w:t>
      </w:r>
      <w:r w:rsidR="000C15E2" w:rsidRPr="001E6C27">
        <w:rPr>
          <w:rFonts w:ascii="Times New Roman" w:hAnsi="Times New Roman" w:cs="Times New Roman"/>
          <w:bCs/>
          <w:sz w:val="24"/>
          <w:szCs w:val="24"/>
        </w:rPr>
        <w:t xml:space="preserve">considered as explanatory variables. </w:t>
      </w:r>
      <w:r w:rsidR="00BF17E3">
        <w:rPr>
          <w:rFonts w:ascii="Times New Roman" w:hAnsi="Times New Roman" w:cs="Times New Roman"/>
          <w:color w:val="000000"/>
          <w:sz w:val="24"/>
          <w:szCs w:val="24"/>
        </w:rPr>
        <w:t>W</w:t>
      </w:r>
      <w:r w:rsidRPr="001E6C27">
        <w:rPr>
          <w:rFonts w:ascii="Times New Roman" w:hAnsi="Times New Roman" w:cs="Times New Roman"/>
          <w:color w:val="000000"/>
          <w:sz w:val="24"/>
          <w:szCs w:val="24"/>
        </w:rPr>
        <w:t xml:space="preserve">e </w:t>
      </w:r>
      <w:r w:rsidR="007A4DE4" w:rsidRPr="001E6C27">
        <w:rPr>
          <w:rFonts w:ascii="Times New Roman" w:hAnsi="Times New Roman" w:cs="Times New Roman"/>
          <w:color w:val="000000"/>
          <w:sz w:val="24"/>
          <w:szCs w:val="24"/>
        </w:rPr>
        <w:t>identified</w:t>
      </w:r>
      <w:r w:rsidRPr="001E6C27">
        <w:rPr>
          <w:rFonts w:ascii="Times New Roman" w:hAnsi="Times New Roman" w:cs="Times New Roman"/>
          <w:color w:val="000000"/>
          <w:sz w:val="24"/>
          <w:szCs w:val="24"/>
        </w:rPr>
        <w:t xml:space="preserve"> a continuous declining trend between observed and predicted </w:t>
      </w:r>
      <w:r w:rsidR="00754D71">
        <w:rPr>
          <w:rFonts w:ascii="Times New Roman" w:hAnsi="Times New Roman" w:cs="Times New Roman"/>
          <w:color w:val="000000"/>
          <w:sz w:val="24"/>
          <w:szCs w:val="24"/>
        </w:rPr>
        <w:t xml:space="preserve">human </w:t>
      </w:r>
      <w:r w:rsidRPr="001E6C27">
        <w:rPr>
          <w:rFonts w:ascii="Times New Roman" w:hAnsi="Times New Roman" w:cs="Times New Roman"/>
          <w:color w:val="000000"/>
          <w:sz w:val="24"/>
          <w:szCs w:val="24"/>
        </w:rPr>
        <w:t>rabies cases</w:t>
      </w:r>
      <w:r w:rsidR="00B97D8D">
        <w:rPr>
          <w:rFonts w:ascii="Times New Roman" w:hAnsi="Times New Roman" w:cs="Times New Roman"/>
          <w:color w:val="000000"/>
          <w:sz w:val="24"/>
          <w:szCs w:val="24"/>
        </w:rPr>
        <w:t xml:space="preserve"> </w:t>
      </w:r>
      <w:r w:rsidR="003029F5">
        <w:rPr>
          <w:rFonts w:ascii="Times New Roman" w:hAnsi="Times New Roman" w:cs="Times New Roman"/>
          <w:color w:val="000000"/>
          <w:sz w:val="24"/>
          <w:szCs w:val="24"/>
        </w:rPr>
        <w:t xml:space="preserve">in Bangladesh </w:t>
      </w:r>
      <w:r w:rsidR="00AE3289">
        <w:rPr>
          <w:rFonts w:ascii="Times New Roman" w:hAnsi="Times New Roman" w:cs="Times New Roman"/>
          <w:color w:val="000000"/>
          <w:sz w:val="24"/>
          <w:szCs w:val="24"/>
        </w:rPr>
        <w:t>f</w:t>
      </w:r>
      <w:r w:rsidR="003029F5">
        <w:rPr>
          <w:rFonts w:ascii="Times New Roman" w:hAnsi="Times New Roman" w:cs="Times New Roman"/>
          <w:color w:val="000000"/>
          <w:sz w:val="24"/>
          <w:szCs w:val="24"/>
        </w:rPr>
        <w:t>rom</w:t>
      </w:r>
      <w:r w:rsidR="00AE3289">
        <w:rPr>
          <w:rFonts w:ascii="Times New Roman" w:hAnsi="Times New Roman" w:cs="Times New Roman"/>
          <w:color w:val="000000"/>
          <w:sz w:val="24"/>
          <w:szCs w:val="24"/>
        </w:rPr>
        <w:t xml:space="preserve"> 2023 to 2030 </w:t>
      </w:r>
      <w:r w:rsidR="00B97D8D">
        <w:rPr>
          <w:rFonts w:ascii="Times New Roman" w:hAnsi="Times New Roman" w:cs="Times New Roman"/>
          <w:color w:val="000000"/>
          <w:sz w:val="24"/>
          <w:szCs w:val="24"/>
        </w:rPr>
        <w:t xml:space="preserve">using </w:t>
      </w:r>
      <w:r w:rsidR="00E26462">
        <w:rPr>
          <w:rFonts w:ascii="Times New Roman" w:hAnsi="Times New Roman" w:cs="Times New Roman"/>
          <w:color w:val="000000"/>
          <w:sz w:val="24"/>
          <w:szCs w:val="24"/>
        </w:rPr>
        <w:t>the models</w:t>
      </w:r>
      <w:r w:rsidRPr="001E6C27">
        <w:rPr>
          <w:rFonts w:ascii="Times New Roman" w:hAnsi="Times New Roman" w:cs="Times New Roman"/>
          <w:color w:val="000000"/>
          <w:sz w:val="24"/>
          <w:szCs w:val="24"/>
        </w:rPr>
        <w:t xml:space="preserve">. </w:t>
      </w:r>
      <w:r w:rsidR="00560521">
        <w:rPr>
          <w:rFonts w:ascii="Times New Roman" w:hAnsi="Times New Roman" w:cs="Times New Roman"/>
          <w:color w:val="000000"/>
          <w:sz w:val="24"/>
          <w:szCs w:val="24"/>
        </w:rPr>
        <w:t>T</w:t>
      </w:r>
      <w:r w:rsidR="00FA5F9C">
        <w:rPr>
          <w:rFonts w:ascii="Times New Roman" w:hAnsi="Times New Roman" w:cs="Times New Roman"/>
          <w:color w:val="000000"/>
          <w:sz w:val="24"/>
          <w:szCs w:val="24"/>
        </w:rPr>
        <w:t xml:space="preserve">he </w:t>
      </w:r>
      <w:r w:rsidR="00493ECE">
        <w:rPr>
          <w:rFonts w:ascii="Times New Roman" w:hAnsi="Times New Roman" w:cs="Times New Roman"/>
          <w:color w:val="000000"/>
          <w:sz w:val="24"/>
          <w:szCs w:val="24"/>
        </w:rPr>
        <w:t>models</w:t>
      </w:r>
      <w:r w:rsidR="00FA5F9C">
        <w:rPr>
          <w:rFonts w:ascii="Times New Roman" w:hAnsi="Times New Roman" w:cs="Times New Roman"/>
          <w:color w:val="000000"/>
          <w:sz w:val="24"/>
          <w:szCs w:val="24"/>
        </w:rPr>
        <w:t xml:space="preserve"> </w:t>
      </w:r>
      <w:r w:rsidR="001847C4">
        <w:rPr>
          <w:rFonts w:ascii="Times New Roman" w:hAnsi="Times New Roman" w:cs="Times New Roman"/>
          <w:color w:val="000000"/>
          <w:sz w:val="24"/>
          <w:szCs w:val="24"/>
        </w:rPr>
        <w:t>predict</w:t>
      </w:r>
      <w:r w:rsidR="00493ECE">
        <w:rPr>
          <w:rFonts w:ascii="Times New Roman" w:hAnsi="Times New Roman" w:cs="Times New Roman"/>
          <w:color w:val="000000"/>
          <w:sz w:val="24"/>
          <w:szCs w:val="24"/>
        </w:rPr>
        <w:t xml:space="preserve"> </w:t>
      </w:r>
      <w:r w:rsidR="00DB7BE4">
        <w:rPr>
          <w:rFonts w:ascii="Times New Roman" w:hAnsi="Times New Roman" w:cs="Times New Roman"/>
          <w:color w:val="000000"/>
          <w:sz w:val="24"/>
          <w:szCs w:val="24"/>
        </w:rPr>
        <w:t>that</w:t>
      </w:r>
      <w:r w:rsidR="00FA5F9C">
        <w:rPr>
          <w:rFonts w:ascii="Times New Roman" w:hAnsi="Times New Roman" w:cs="Times New Roman"/>
          <w:color w:val="000000"/>
          <w:sz w:val="24"/>
          <w:szCs w:val="24"/>
        </w:rPr>
        <w:t xml:space="preserve"> </w:t>
      </w:r>
      <w:r w:rsidR="00493ECE">
        <w:rPr>
          <w:rFonts w:ascii="Times New Roman" w:hAnsi="Times New Roman" w:cs="Times New Roman"/>
          <w:color w:val="000000"/>
          <w:sz w:val="24"/>
          <w:szCs w:val="24"/>
        </w:rPr>
        <w:t>the current rate</w:t>
      </w:r>
      <w:r w:rsidR="00B03840">
        <w:rPr>
          <w:rFonts w:ascii="Times New Roman" w:hAnsi="Times New Roman" w:cs="Times New Roman"/>
          <w:color w:val="000000"/>
          <w:sz w:val="24"/>
          <w:szCs w:val="24"/>
        </w:rPr>
        <w:t>/</w:t>
      </w:r>
      <w:r w:rsidR="002D0EE2">
        <w:rPr>
          <w:rFonts w:ascii="Times New Roman" w:hAnsi="Times New Roman" w:cs="Times New Roman"/>
          <w:color w:val="000000"/>
          <w:sz w:val="24"/>
          <w:szCs w:val="24"/>
        </w:rPr>
        <w:t>face</w:t>
      </w:r>
      <w:r w:rsidR="00493ECE">
        <w:rPr>
          <w:rFonts w:ascii="Times New Roman" w:hAnsi="Times New Roman" w:cs="Times New Roman"/>
          <w:color w:val="000000"/>
          <w:sz w:val="24"/>
          <w:szCs w:val="24"/>
        </w:rPr>
        <w:t xml:space="preserve"> of MDV and ARV </w:t>
      </w:r>
      <w:r w:rsidR="00493ECE" w:rsidRPr="0063659C">
        <w:rPr>
          <w:rFonts w:ascii="Times New Roman" w:hAnsi="Times New Roman" w:cs="Times New Roman"/>
          <w:sz w:val="24"/>
          <w:szCs w:val="24"/>
        </w:rPr>
        <w:t xml:space="preserve">could be effective in declining human rabies </w:t>
      </w:r>
      <w:r w:rsidR="002A5BCF" w:rsidRPr="0063659C">
        <w:rPr>
          <w:rFonts w:ascii="Times New Roman" w:hAnsi="Times New Roman" w:cs="Times New Roman"/>
          <w:sz w:val="24"/>
          <w:szCs w:val="24"/>
        </w:rPr>
        <w:t>cases</w:t>
      </w:r>
      <w:r w:rsidR="002A5BCF">
        <w:rPr>
          <w:rFonts w:ascii="Times New Roman" w:hAnsi="Times New Roman" w:cs="Times New Roman"/>
          <w:sz w:val="24"/>
          <w:szCs w:val="24"/>
        </w:rPr>
        <w:t xml:space="preserve"> but</w:t>
      </w:r>
      <w:r w:rsidR="00E84C82">
        <w:rPr>
          <w:rFonts w:ascii="Times New Roman" w:hAnsi="Times New Roman" w:cs="Times New Roman"/>
          <w:sz w:val="24"/>
          <w:szCs w:val="24"/>
        </w:rPr>
        <w:t xml:space="preserve"> </w:t>
      </w:r>
      <w:r w:rsidR="00401994">
        <w:rPr>
          <w:rFonts w:ascii="Times New Roman" w:hAnsi="Times New Roman" w:cs="Times New Roman"/>
          <w:sz w:val="24"/>
          <w:szCs w:val="24"/>
        </w:rPr>
        <w:t xml:space="preserve">is </w:t>
      </w:r>
      <w:r w:rsidR="00E84C82">
        <w:rPr>
          <w:rFonts w:ascii="Times New Roman" w:hAnsi="Times New Roman" w:cs="Times New Roman"/>
          <w:sz w:val="24"/>
          <w:szCs w:val="24"/>
        </w:rPr>
        <w:t xml:space="preserve">not </w:t>
      </w:r>
      <w:r w:rsidR="00997FB7">
        <w:rPr>
          <w:rFonts w:ascii="Times New Roman" w:hAnsi="Times New Roman" w:cs="Times New Roman"/>
          <w:sz w:val="24"/>
          <w:szCs w:val="24"/>
        </w:rPr>
        <w:t>enough</w:t>
      </w:r>
      <w:r w:rsidR="00E84C82">
        <w:rPr>
          <w:rFonts w:ascii="Times New Roman" w:hAnsi="Times New Roman" w:cs="Times New Roman"/>
          <w:sz w:val="24"/>
          <w:szCs w:val="24"/>
        </w:rPr>
        <w:t xml:space="preserve"> to </w:t>
      </w:r>
      <w:r w:rsidR="00E84C82" w:rsidRPr="0063659C">
        <w:rPr>
          <w:rFonts w:ascii="Times New Roman" w:hAnsi="Times New Roman" w:cs="Times New Roman"/>
          <w:sz w:val="24"/>
          <w:szCs w:val="24"/>
        </w:rPr>
        <w:t>achieve</w:t>
      </w:r>
      <w:r w:rsidR="001A70FD">
        <w:rPr>
          <w:rFonts w:ascii="Times New Roman" w:hAnsi="Times New Roman" w:cs="Times New Roman"/>
          <w:sz w:val="24"/>
          <w:szCs w:val="24"/>
        </w:rPr>
        <w:t xml:space="preserve"> zero rabies cases </w:t>
      </w:r>
      <w:r w:rsidR="00A62334">
        <w:rPr>
          <w:rFonts w:ascii="Times New Roman" w:hAnsi="Times New Roman" w:cs="Times New Roman"/>
          <w:sz w:val="24"/>
          <w:szCs w:val="24"/>
        </w:rPr>
        <w:t>by 2020,</w:t>
      </w:r>
      <w:r w:rsidR="00E84C82" w:rsidRPr="0063659C">
        <w:rPr>
          <w:rFonts w:ascii="Times New Roman" w:hAnsi="Times New Roman" w:cs="Times New Roman"/>
          <w:sz w:val="24"/>
          <w:szCs w:val="24"/>
        </w:rPr>
        <w:t xml:space="preserve"> </w:t>
      </w:r>
      <w:r w:rsidR="00A62334">
        <w:rPr>
          <w:rFonts w:ascii="Times New Roman" w:hAnsi="Times New Roman" w:cs="Times New Roman"/>
          <w:sz w:val="24"/>
          <w:szCs w:val="24"/>
        </w:rPr>
        <w:t>h</w:t>
      </w:r>
      <w:r w:rsidR="00C237C1" w:rsidRPr="001E6C27">
        <w:rPr>
          <w:rFonts w:ascii="Times New Roman" w:hAnsi="Times New Roman" w:cs="Times New Roman"/>
          <w:sz w:val="24"/>
          <w:szCs w:val="24"/>
        </w:rPr>
        <w:t xml:space="preserve">owever, </w:t>
      </w:r>
      <w:del w:id="2" w:author="Mohammad Nayeem Hasan" w:date="2023-04-21T04:29:00Z">
        <w:r w:rsidR="00E472E2" w:rsidRPr="001E6C27" w:rsidDel="001B1210">
          <w:rPr>
            <w:rFonts w:ascii="Times New Roman" w:hAnsi="Times New Roman" w:cs="Times New Roman"/>
            <w:sz w:val="24"/>
            <w:szCs w:val="24"/>
          </w:rPr>
          <w:delText xml:space="preserve">increase </w:delText>
        </w:r>
      </w:del>
      <w:ins w:id="3" w:author="Mohammad Nayeem Hasan" w:date="2023-04-21T04:29:00Z">
        <w:r w:rsidR="001B1210">
          <w:rPr>
            <w:rFonts w:ascii="Times New Roman" w:hAnsi="Times New Roman" w:cs="Times New Roman"/>
            <w:sz w:val="24"/>
            <w:szCs w:val="24"/>
          </w:rPr>
          <w:t>increasing</w:t>
        </w:r>
        <w:r w:rsidR="001B1210" w:rsidRPr="001E6C27">
          <w:rPr>
            <w:rFonts w:ascii="Times New Roman" w:hAnsi="Times New Roman" w:cs="Times New Roman"/>
            <w:sz w:val="24"/>
            <w:szCs w:val="24"/>
          </w:rPr>
          <w:t xml:space="preserve"> </w:t>
        </w:r>
      </w:ins>
      <w:r w:rsidR="00E472E2" w:rsidRPr="001E6C27">
        <w:rPr>
          <w:rFonts w:ascii="Times New Roman" w:hAnsi="Times New Roman" w:cs="Times New Roman"/>
          <w:sz w:val="24"/>
          <w:szCs w:val="24"/>
        </w:rPr>
        <w:t>MDV</w:t>
      </w:r>
      <w:r w:rsidR="00E472E2">
        <w:rPr>
          <w:rFonts w:ascii="Times New Roman" w:hAnsi="Times New Roman" w:cs="Times New Roman"/>
          <w:sz w:val="24"/>
          <w:szCs w:val="24"/>
        </w:rPr>
        <w:t xml:space="preserve"> </w:t>
      </w:r>
      <w:del w:id="4" w:author="Mohammad Nayeem Hasan" w:date="2023-04-21T04:34:00Z">
        <w:r w:rsidR="00E472E2" w:rsidDel="001B1210">
          <w:rPr>
            <w:rFonts w:ascii="Times New Roman" w:hAnsi="Times New Roman" w:cs="Times New Roman"/>
            <w:sz w:val="24"/>
            <w:szCs w:val="24"/>
          </w:rPr>
          <w:delText xml:space="preserve">in </w:delText>
        </w:r>
      </w:del>
      <w:ins w:id="5" w:author="Mohammad Nayeem Hasan" w:date="2023-04-21T04:34:00Z">
        <w:r w:rsidR="001B1210">
          <w:rPr>
            <w:rFonts w:ascii="Times New Roman" w:hAnsi="Times New Roman" w:cs="Times New Roman"/>
            <w:sz w:val="24"/>
            <w:szCs w:val="24"/>
          </w:rPr>
          <w:t xml:space="preserve">by </w:t>
        </w:r>
      </w:ins>
      <w:r w:rsidR="007B59F6">
        <w:rPr>
          <w:rFonts w:ascii="Times New Roman" w:hAnsi="Times New Roman" w:cs="Times New Roman"/>
          <w:sz w:val="24"/>
          <w:szCs w:val="24"/>
        </w:rPr>
        <w:t xml:space="preserve">a certain </w:t>
      </w:r>
      <w:r w:rsidR="00336D96">
        <w:rPr>
          <w:rFonts w:ascii="Times New Roman" w:hAnsi="Times New Roman" w:cs="Times New Roman"/>
          <w:sz w:val="24"/>
          <w:szCs w:val="24"/>
        </w:rPr>
        <w:t>percentage</w:t>
      </w:r>
      <w:r w:rsidR="00053A89">
        <w:rPr>
          <w:rFonts w:ascii="Times New Roman" w:hAnsi="Times New Roman" w:cs="Times New Roman"/>
          <w:sz w:val="24"/>
          <w:szCs w:val="24"/>
        </w:rPr>
        <w:t xml:space="preserve"> </w:t>
      </w:r>
      <w:r w:rsidR="00E472E2">
        <w:rPr>
          <w:rFonts w:ascii="Times New Roman" w:hAnsi="Times New Roman" w:cs="Times New Roman"/>
          <w:sz w:val="24"/>
          <w:szCs w:val="24"/>
        </w:rPr>
        <w:t xml:space="preserve">could </w:t>
      </w:r>
      <w:del w:id="6" w:author="Mohammad Nayeem Hasan" w:date="2023-04-21T04:35:00Z">
        <w:r w:rsidR="00E472E2" w:rsidDel="001B1210">
          <w:rPr>
            <w:rFonts w:ascii="Times New Roman" w:hAnsi="Times New Roman" w:cs="Times New Roman"/>
            <w:sz w:val="24"/>
            <w:szCs w:val="24"/>
          </w:rPr>
          <w:delText xml:space="preserve">led </w:delText>
        </w:r>
      </w:del>
      <w:ins w:id="7" w:author="Mohammad Nayeem Hasan" w:date="2023-04-21T04:35:00Z">
        <w:r w:rsidR="001B1210">
          <w:rPr>
            <w:rFonts w:ascii="Times New Roman" w:hAnsi="Times New Roman" w:cs="Times New Roman"/>
            <w:sz w:val="24"/>
            <w:szCs w:val="24"/>
          </w:rPr>
          <w:t xml:space="preserve">be led </w:t>
        </w:r>
      </w:ins>
      <w:r w:rsidR="00E472E2">
        <w:rPr>
          <w:rFonts w:ascii="Times New Roman" w:hAnsi="Times New Roman" w:cs="Times New Roman"/>
          <w:sz w:val="24"/>
          <w:szCs w:val="24"/>
        </w:rPr>
        <w:t>to</w:t>
      </w:r>
      <w:r w:rsidR="00C237C1" w:rsidRPr="001E6C27">
        <w:rPr>
          <w:rFonts w:ascii="Times New Roman" w:hAnsi="Times New Roman" w:cs="Times New Roman"/>
          <w:sz w:val="24"/>
          <w:szCs w:val="24"/>
        </w:rPr>
        <w:t xml:space="preserve"> </w:t>
      </w:r>
      <w:del w:id="8" w:author="Mohammad Nayeem Hasan" w:date="2023-04-21T04:35:00Z">
        <w:r w:rsidR="00336D96" w:rsidDel="001B1210">
          <w:rPr>
            <w:rFonts w:ascii="Times New Roman" w:hAnsi="Times New Roman" w:cs="Times New Roman"/>
            <w:sz w:val="24"/>
            <w:szCs w:val="24"/>
          </w:rPr>
          <w:delText xml:space="preserve">achieve </w:delText>
        </w:r>
      </w:del>
      <w:ins w:id="9" w:author="Mohammad Nayeem Hasan" w:date="2023-04-21T04:35:00Z">
        <w:r w:rsidR="001B1210">
          <w:rPr>
            <w:rFonts w:ascii="Times New Roman" w:hAnsi="Times New Roman" w:cs="Times New Roman"/>
            <w:sz w:val="24"/>
            <w:szCs w:val="24"/>
          </w:rPr>
          <w:t xml:space="preserve">achieving </w:t>
        </w:r>
      </w:ins>
      <w:r w:rsidR="00336D96" w:rsidRPr="0063659C">
        <w:rPr>
          <w:rFonts w:ascii="Times New Roman" w:hAnsi="Times New Roman" w:cs="Times New Roman"/>
          <w:sz w:val="24"/>
          <w:szCs w:val="24"/>
        </w:rPr>
        <w:t>the global goal of Zero by 30</w:t>
      </w:r>
      <w:r w:rsidR="00336D96">
        <w:rPr>
          <w:rFonts w:ascii="Times New Roman" w:hAnsi="Times New Roman" w:cs="Times New Roman"/>
          <w:sz w:val="24"/>
          <w:szCs w:val="24"/>
        </w:rPr>
        <w:t xml:space="preserve">. </w:t>
      </w:r>
      <w:r w:rsidR="0063659C" w:rsidRPr="0063659C">
        <w:rPr>
          <w:rFonts w:ascii="Times New Roman" w:hAnsi="Times New Roman" w:cs="Times New Roman"/>
          <w:sz w:val="24"/>
          <w:szCs w:val="24"/>
        </w:rPr>
        <w:t>Providing evidence per the Zero by 30 plan will directly promote commitment to eliminating canine rabies while providing adequate resources for anti-rabies activities.</w:t>
      </w:r>
    </w:p>
    <w:p w14:paraId="7ABB77F2" w14:textId="77777777" w:rsidR="0063659C" w:rsidRPr="001E6C27" w:rsidRDefault="0063659C" w:rsidP="001E6C27">
      <w:pPr>
        <w:spacing w:after="0" w:line="360" w:lineRule="auto"/>
        <w:rPr>
          <w:rFonts w:ascii="Times New Roman" w:hAnsi="Times New Roman" w:cs="Times New Roman"/>
          <w:sz w:val="24"/>
          <w:szCs w:val="24"/>
          <w:lang w:val="en-GB"/>
        </w:rPr>
      </w:pPr>
    </w:p>
    <w:p w14:paraId="54E2E2C2" w14:textId="65C1D243" w:rsidR="005C4216" w:rsidRPr="001E6C27" w:rsidRDefault="005C4216" w:rsidP="001E6C27">
      <w:pPr>
        <w:spacing w:after="0" w:line="360" w:lineRule="auto"/>
        <w:rPr>
          <w:rFonts w:ascii="Times New Roman" w:eastAsia="Times New Roman" w:hAnsi="Times New Roman" w:cs="Times New Roman"/>
          <w:b/>
          <w:bCs/>
          <w:color w:val="073763"/>
          <w:sz w:val="24"/>
          <w:szCs w:val="24"/>
        </w:rPr>
      </w:pPr>
      <w:r w:rsidRPr="001E6C27">
        <w:rPr>
          <w:rFonts w:ascii="Times New Roman" w:hAnsi="Times New Roman" w:cs="Times New Roman"/>
          <w:b/>
          <w:bCs/>
          <w:sz w:val="24"/>
          <w:szCs w:val="24"/>
          <w:lang w:val="en-GB"/>
        </w:rPr>
        <w:t>Introduction</w:t>
      </w:r>
    </w:p>
    <w:p w14:paraId="3E0D061A" w14:textId="09ADB90A" w:rsidR="00D965E3" w:rsidRPr="001E6C27" w:rsidRDefault="00D965E3"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Rabies is a zoonotic viral disease primarily transmitted to humans through the bite of infected dogs, kills tens of thousands of people each year, and has the highest case fatality rate of any infectious disease</w:t>
      </w:r>
      <w:r w:rsidR="00AE58C0">
        <w:rPr>
          <w:rFonts w:ascii="Times New Roman" w:hAnsi="Times New Roman" w:cs="Times New Roman"/>
          <w:sz w:val="24"/>
          <w:szCs w:val="24"/>
        </w:rPr>
        <w:fldChar w:fldCharType="begin"/>
      </w:r>
      <w:r w:rsidR="00AE58C0">
        <w:rPr>
          <w:rFonts w:ascii="Times New Roman" w:hAnsi="Times New Roman" w:cs="Times New Roman"/>
          <w:sz w:val="24"/>
          <w:szCs w:val="24"/>
        </w:rPr>
        <w:instrText xml:space="preserve"> ADDIN EN.CITE &lt;EndNote&gt;&lt;Cite&gt;&lt;Year&gt;2018&lt;/Year&gt;&lt;RecNum&gt;24&lt;/RecNum&gt;&lt;DisplayText&gt;&lt;style face="superscript"&gt;1,2&lt;/style&gt;&lt;/DisplayText&gt;&lt;record&gt;&lt;rec-number&gt;24&lt;/rec-number&gt;&lt;foreign-keys&gt;&lt;key app="EN" db-id="9rvarrapvs2dxme9r0pppzfct9v22rx5ett9" timestamp="1679837895"&gt;24&lt;/key&gt;&lt;/foreign-keys&gt;&lt;ref-type name="Report"&gt;27&lt;/ref-type&gt;&lt;contributors&gt;&lt;/contributors&gt;&lt;titles&gt;&lt;title&gt;World Health Organization &amp;amp; WHO. WHO Expert Consultation on rabies. Third report. World Health Organization technical report series, 1012 (2018).&lt;/title&gt;&lt;/titles&gt;&lt;dates&gt;&lt;year&gt;2018&lt;/year&gt;&lt;/dates&gt;&lt;urls&gt;&lt;/urls&gt;&lt;/record&gt;&lt;/Cite&gt;&lt;Cite&gt;&lt;Author&gt;Hampson&lt;/Author&gt;&lt;Year&gt;2015&lt;/Year&gt;&lt;RecNum&gt;25&lt;/RecNum&gt;&lt;record&gt;&lt;rec-number&gt;25&lt;/rec-number&gt;&lt;foreign-keys&gt;&lt;key app="EN" db-id="9rvarrapvs2dxme9r0pppzfct9v22rx5ett9" timestamp="1679838007"&gt;25&lt;/key&gt;&lt;/foreign-keys&gt;&lt;ref-type name="Journal Article"&gt;17&lt;/ref-type&gt;&lt;contributors&gt;&lt;authors&gt;&lt;author&gt;Hampson, Katie&lt;/author&gt;&lt;author&gt;Coudeville, Laurent&lt;/author&gt;&lt;author&gt;Lembo, Tiziana&lt;/author&gt;&lt;author&gt;Sambo, Maganga&lt;/author&gt;&lt;author&gt;Kieffer, Alexia&lt;/author&gt;&lt;author&gt;Attlan, Michaël&lt;/author&gt;&lt;author&gt;Barrat, Jacques&lt;/author&gt;&lt;author&gt;Blanton, Jesse D&lt;/author&gt;&lt;author&gt;Briggs, Deborah J&lt;/author&gt;&lt;author&gt;Cleaveland, Sarah&lt;/author&gt;&lt;/authors&gt;&lt;/contributors&gt;&lt;titles&gt;&lt;title&gt;Estimating the global burden of endemic canine rabies&lt;/title&gt;&lt;secondary-title&gt;PLoS neglected tropical diseases&lt;/secondary-title&gt;&lt;/titles&gt;&lt;periodical&gt;&lt;full-title&gt;PLoS neglected tropical diseases&lt;/full-title&gt;&lt;/periodical&gt;&lt;pages&gt;e0003709&lt;/pages&gt;&lt;volume&gt;9&lt;/volume&gt;&lt;number&gt;4&lt;/number&gt;&lt;dates&gt;&lt;year&gt;2015&lt;/year&gt;&lt;/dates&gt;&lt;isbn&gt;1935-2735&lt;/isbn&gt;&lt;urls&gt;&lt;/urls&gt;&lt;/record&gt;&lt;/Cite&gt;&lt;/EndNote&gt;</w:instrText>
      </w:r>
      <w:r w:rsidR="00AE58C0">
        <w:rPr>
          <w:rFonts w:ascii="Times New Roman" w:hAnsi="Times New Roman" w:cs="Times New Roman"/>
          <w:sz w:val="24"/>
          <w:szCs w:val="24"/>
        </w:rPr>
        <w:fldChar w:fldCharType="separate"/>
      </w:r>
      <w:r w:rsidR="00AE58C0" w:rsidRPr="00AE58C0">
        <w:rPr>
          <w:rFonts w:ascii="Times New Roman" w:hAnsi="Times New Roman" w:cs="Times New Roman"/>
          <w:noProof/>
          <w:sz w:val="24"/>
          <w:szCs w:val="24"/>
          <w:vertAlign w:val="superscript"/>
        </w:rPr>
        <w:t>1,2</w:t>
      </w:r>
      <w:r w:rsidR="00AE58C0">
        <w:rPr>
          <w:rFonts w:ascii="Times New Roman" w:hAnsi="Times New Roman" w:cs="Times New Roman"/>
          <w:sz w:val="24"/>
          <w:szCs w:val="24"/>
        </w:rPr>
        <w:fldChar w:fldCharType="end"/>
      </w:r>
      <w:r w:rsidRPr="001E6C27">
        <w:rPr>
          <w:rFonts w:ascii="Times New Roman" w:hAnsi="Times New Roman" w:cs="Times New Roman"/>
          <w:sz w:val="24"/>
          <w:szCs w:val="24"/>
        </w:rPr>
        <w:t>.</w:t>
      </w:r>
      <w:r w:rsidR="00C120DC" w:rsidRPr="001E6C27">
        <w:rPr>
          <w:rFonts w:ascii="Times New Roman" w:hAnsi="Times New Roman" w:cs="Times New Roman"/>
          <w:sz w:val="24"/>
          <w:szCs w:val="24"/>
        </w:rPr>
        <w:t xml:space="preserve"> </w:t>
      </w:r>
      <w:r w:rsidR="00C120DC" w:rsidRPr="001E6C27">
        <w:rPr>
          <w:rFonts w:ascii="Times New Roman" w:hAnsi="Times New Roman" w:cs="Times New Roman"/>
          <w:sz w:val="24"/>
          <w:szCs w:val="24"/>
          <w:shd w:val="clear" w:color="auto" w:fill="FFFFFF"/>
        </w:rPr>
        <w:t>More than 15 million human exposures to rabies occur annually, primarily in Asia and Sub-Saharan Africa</w:t>
      </w:r>
      <w:r w:rsidR="007F0E84" w:rsidRPr="001E6C27">
        <w:rPr>
          <w:rFonts w:ascii="Times New Roman" w:hAnsi="Times New Roman" w:cs="Times New Roman"/>
          <w:sz w:val="24"/>
          <w:szCs w:val="24"/>
          <w:shd w:val="clear" w:color="auto" w:fill="FFFFFF"/>
        </w:rPr>
        <w:t>,</w:t>
      </w:r>
      <w:r w:rsidR="005A37D9" w:rsidRPr="001E6C27">
        <w:rPr>
          <w:rFonts w:ascii="Times New Roman" w:hAnsi="Times New Roman" w:cs="Times New Roman"/>
          <w:sz w:val="24"/>
          <w:szCs w:val="24"/>
          <w:shd w:val="clear" w:color="auto" w:fill="FFFFFF"/>
        </w:rPr>
        <w:t xml:space="preserve"> </w:t>
      </w:r>
      <w:del w:id="10" w:author="Mohammad Nayeem Hasan" w:date="2023-04-20T15:13:00Z">
        <w:r w:rsidR="00C120DC" w:rsidRPr="001E6C27" w:rsidDel="002C4FEB">
          <w:rPr>
            <w:rFonts w:ascii="Times New Roman" w:hAnsi="Times New Roman" w:cs="Times New Roman"/>
            <w:sz w:val="24"/>
            <w:szCs w:val="24"/>
            <w:shd w:val="clear" w:color="auto" w:fill="FFFFFF"/>
          </w:rPr>
          <w:delText xml:space="preserve">causes </w:delText>
        </w:r>
      </w:del>
      <w:ins w:id="11" w:author="Mohammad Nayeem Hasan" w:date="2023-04-20T15:13:00Z">
        <w:r w:rsidR="002C4FEB">
          <w:rPr>
            <w:rFonts w:ascii="Times New Roman" w:hAnsi="Times New Roman" w:cs="Times New Roman"/>
            <w:sz w:val="24"/>
            <w:szCs w:val="24"/>
            <w:shd w:val="clear" w:color="auto" w:fill="FFFFFF"/>
          </w:rPr>
          <w:t>causing</w:t>
        </w:r>
        <w:r w:rsidR="002C4FEB" w:rsidRPr="001E6C27">
          <w:rPr>
            <w:rFonts w:ascii="Times New Roman" w:hAnsi="Times New Roman" w:cs="Times New Roman"/>
            <w:sz w:val="24"/>
            <w:szCs w:val="24"/>
            <w:shd w:val="clear" w:color="auto" w:fill="FFFFFF"/>
          </w:rPr>
          <w:t xml:space="preserve"> </w:t>
        </w:r>
      </w:ins>
      <w:r w:rsidR="00C120DC" w:rsidRPr="001E6C27">
        <w:rPr>
          <w:rFonts w:ascii="Times New Roman" w:hAnsi="Times New Roman" w:cs="Times New Roman"/>
          <w:sz w:val="24"/>
          <w:szCs w:val="24"/>
          <w:shd w:val="clear" w:color="auto" w:fill="FFFFFF"/>
        </w:rPr>
        <w:t>3.7 million Disability-Adjusted Life Years (DALYs) and an enormous economic loss of USD 8.6 billion</w:t>
      </w:r>
      <w:r w:rsidR="005D2901">
        <w:rPr>
          <w:rFonts w:ascii="Times New Roman" w:hAnsi="Times New Roman" w:cs="Times New Roman"/>
          <w:sz w:val="24"/>
          <w:szCs w:val="24"/>
          <w:shd w:val="clear" w:color="auto" w:fill="FFFFFF"/>
        </w:rPr>
        <w:fldChar w:fldCharType="begin"/>
      </w:r>
      <w:r w:rsidR="005D2901">
        <w:rPr>
          <w:rFonts w:ascii="Times New Roman" w:hAnsi="Times New Roman" w:cs="Times New Roman"/>
          <w:sz w:val="24"/>
          <w:szCs w:val="24"/>
          <w:shd w:val="clear" w:color="auto" w:fill="FFFFFF"/>
        </w:rPr>
        <w:instrText xml:space="preserve"> ADDIN EN.CITE &lt;EndNote&gt;&lt;Cite&gt;&lt;Year&gt;2018&lt;/Year&gt;&lt;RecNum&gt;24&lt;/RecNum&gt;&lt;DisplayText&gt;&lt;style face="superscript"&gt;1&lt;/style&gt;&lt;/DisplayText&gt;&lt;record&gt;&lt;rec-number&gt;24&lt;/rec-number&gt;&lt;foreign-keys&gt;&lt;key app="EN" db-id="9rvarrapvs2dxme9r0pppzfct9v22rx5ett9" timestamp="1679837895"&gt;24&lt;/key&gt;&lt;/foreign-keys&gt;&lt;ref-type name="Report"&gt;27&lt;/ref-type&gt;&lt;contributors&gt;&lt;/contributors&gt;&lt;titles&gt;&lt;title&gt;World Health Organization &amp;amp; WHO. WHO Expert Consultation on rabies. Third report. World Health Organization technical report series, 1012 (2018).&lt;/title&gt;&lt;/titles&gt;&lt;dates&gt;&lt;year&gt;2018&lt;/year&gt;&lt;/dates&gt;&lt;urls&gt;&lt;/urls&gt;&lt;/record&gt;&lt;/Cite&gt;&lt;/EndNote&gt;</w:instrText>
      </w:r>
      <w:r w:rsidR="005D2901">
        <w:rPr>
          <w:rFonts w:ascii="Times New Roman" w:hAnsi="Times New Roman" w:cs="Times New Roman"/>
          <w:sz w:val="24"/>
          <w:szCs w:val="24"/>
          <w:shd w:val="clear" w:color="auto" w:fill="FFFFFF"/>
        </w:rPr>
        <w:fldChar w:fldCharType="separate"/>
      </w:r>
      <w:r w:rsidR="005D2901" w:rsidRPr="005D2901">
        <w:rPr>
          <w:rFonts w:ascii="Times New Roman" w:hAnsi="Times New Roman" w:cs="Times New Roman"/>
          <w:noProof/>
          <w:sz w:val="24"/>
          <w:szCs w:val="24"/>
          <w:shd w:val="clear" w:color="auto" w:fill="FFFFFF"/>
          <w:vertAlign w:val="superscript"/>
        </w:rPr>
        <w:t>1</w:t>
      </w:r>
      <w:r w:rsidR="005D2901">
        <w:rPr>
          <w:rFonts w:ascii="Times New Roman" w:hAnsi="Times New Roman" w:cs="Times New Roman"/>
          <w:sz w:val="24"/>
          <w:szCs w:val="24"/>
          <w:shd w:val="clear" w:color="auto" w:fill="FFFFFF"/>
        </w:rPr>
        <w:fldChar w:fldCharType="end"/>
      </w:r>
      <w:r w:rsidR="00C120DC" w:rsidRPr="001E6C27">
        <w:rPr>
          <w:rFonts w:ascii="Times New Roman" w:hAnsi="Times New Roman" w:cs="Times New Roman"/>
          <w:sz w:val="24"/>
          <w:szCs w:val="24"/>
          <w:shd w:val="clear" w:color="auto" w:fill="FFFFFF"/>
        </w:rPr>
        <w:t>.</w:t>
      </w:r>
      <w:r w:rsidR="007F0E84" w:rsidRPr="001E6C27">
        <w:rPr>
          <w:rFonts w:ascii="Times New Roman" w:hAnsi="Times New Roman" w:cs="Times New Roman"/>
          <w:sz w:val="24"/>
          <w:szCs w:val="24"/>
          <w:shd w:val="clear" w:color="auto" w:fill="FFFFFF"/>
        </w:rPr>
        <w:t xml:space="preserve"> </w:t>
      </w:r>
      <w:r w:rsidR="00751220">
        <w:rPr>
          <w:rFonts w:ascii="Times New Roman" w:hAnsi="Times New Roman" w:cs="Times New Roman"/>
          <w:sz w:val="24"/>
          <w:szCs w:val="24"/>
          <w:shd w:val="clear" w:color="auto" w:fill="FFFFFF"/>
        </w:rPr>
        <w:t>Though</w:t>
      </w:r>
      <w:del w:id="12" w:author="Mohammad Nayeem Hasan" w:date="2023-04-20T15:13:00Z">
        <w:r w:rsidR="00400E5F" w:rsidRPr="001E6C27" w:rsidDel="002C4FEB">
          <w:rPr>
            <w:rFonts w:ascii="Times New Roman" w:hAnsi="Times New Roman" w:cs="Times New Roman"/>
            <w:sz w:val="24"/>
            <w:szCs w:val="24"/>
            <w:shd w:val="clear" w:color="auto" w:fill="FFFFFF"/>
          </w:rPr>
          <w:delText xml:space="preserve"> that</w:delText>
        </w:r>
      </w:del>
      <w:r w:rsidR="00400E5F" w:rsidRPr="001E6C27">
        <w:rPr>
          <w:rFonts w:ascii="Times New Roman" w:hAnsi="Times New Roman" w:cs="Times New Roman"/>
          <w:sz w:val="24"/>
          <w:szCs w:val="24"/>
          <w:shd w:val="clear" w:color="auto" w:fill="FFFFFF"/>
        </w:rPr>
        <w:t xml:space="preserve"> the World Health Organization (WHO), the World Organization for Animal Health (OIE), and the Food and Agriculture Organization of the United Nations (FAO) have set a goal for the elimination of dog-mediated human rabies globally by 2030, there are few instances of extensive dog vaccination programs that have successfully achieved this goal outside of Africa and Asia</w:t>
      </w:r>
      <w:r w:rsidR="005E4EF1">
        <w:rPr>
          <w:rFonts w:ascii="Times New Roman" w:hAnsi="Times New Roman" w:cs="Times New Roman"/>
          <w:sz w:val="24"/>
          <w:szCs w:val="24"/>
          <w:shd w:val="clear" w:color="auto" w:fill="FFFFFF"/>
        </w:rPr>
        <w:fldChar w:fldCharType="begin"/>
      </w:r>
      <w:r w:rsidR="005E4EF1">
        <w:rPr>
          <w:rFonts w:ascii="Times New Roman" w:hAnsi="Times New Roman" w:cs="Times New Roman"/>
          <w:sz w:val="24"/>
          <w:szCs w:val="24"/>
          <w:shd w:val="clear" w:color="auto" w:fill="FFFFFF"/>
        </w:rPr>
        <w:instrText xml:space="preserve"> ADDIN EN.CITE &lt;EndNote&gt;&lt;Cite&gt;&lt;Author&gt;Minghui&lt;/Author&gt;&lt;Year&gt;2018&lt;/Year&gt;&lt;RecNum&gt;26&lt;/RecNum&gt;&lt;DisplayText&gt;&lt;style face="superscript"&gt;3&lt;/style&gt;&lt;/DisplayText&gt;&lt;record&gt;&lt;rec-number&gt;26&lt;/rec-number&gt;&lt;foreign-keys&gt;&lt;key app="EN" db-id="9rvarrapvs2dxme9r0pppzfct9v22rx5ett9" timestamp="1679838139"&gt;26&lt;/key&gt;&lt;/foreign-keys&gt;&lt;ref-type name="Journal Article"&gt;17&lt;/ref-type&gt;&lt;contributors&gt;&lt;authors&gt;&lt;author&gt;Minghui, Ren&lt;/author&gt;&lt;author&gt;Stone, Matthew&lt;/author&gt;&lt;author&gt;Semedo, Maria Helena&lt;/author&gt;&lt;author&gt;Nel, Louis&lt;/author&gt;&lt;/authors&gt;&lt;/contributors&gt;&lt;titles&gt;&lt;title&gt;New global strategic plan to eliminate dog-mediated rabies by 2030&lt;/title&gt;&lt;secondary-title&gt;The Lancet Global Health&lt;/secondary-title&gt;&lt;/titles&gt;&lt;periodical&gt;&lt;full-title&gt;The Lancet Global Health&lt;/full-title&gt;&lt;/periodical&gt;&lt;pages&gt;e828-e829&lt;/pages&gt;&lt;volume&gt;6&lt;/volume&gt;&lt;number&gt;8&lt;/number&gt;&lt;dates&gt;&lt;year&gt;2018&lt;/year&gt;&lt;/dates&gt;&lt;isbn&gt;2214-109X&lt;/isbn&gt;&lt;urls&gt;&lt;/urls&gt;&lt;/record&gt;&lt;/Cite&gt;&lt;/EndNote&gt;</w:instrText>
      </w:r>
      <w:r w:rsidR="005E4EF1">
        <w:rPr>
          <w:rFonts w:ascii="Times New Roman" w:hAnsi="Times New Roman" w:cs="Times New Roman"/>
          <w:sz w:val="24"/>
          <w:szCs w:val="24"/>
          <w:shd w:val="clear" w:color="auto" w:fill="FFFFFF"/>
        </w:rPr>
        <w:fldChar w:fldCharType="separate"/>
      </w:r>
      <w:r w:rsidR="005E4EF1" w:rsidRPr="005E4EF1">
        <w:rPr>
          <w:rFonts w:ascii="Times New Roman" w:hAnsi="Times New Roman" w:cs="Times New Roman"/>
          <w:noProof/>
          <w:sz w:val="24"/>
          <w:szCs w:val="24"/>
          <w:shd w:val="clear" w:color="auto" w:fill="FFFFFF"/>
          <w:vertAlign w:val="superscript"/>
        </w:rPr>
        <w:t>3</w:t>
      </w:r>
      <w:r w:rsidR="005E4EF1">
        <w:rPr>
          <w:rFonts w:ascii="Times New Roman" w:hAnsi="Times New Roman" w:cs="Times New Roman"/>
          <w:sz w:val="24"/>
          <w:szCs w:val="24"/>
          <w:shd w:val="clear" w:color="auto" w:fill="FFFFFF"/>
        </w:rPr>
        <w:fldChar w:fldCharType="end"/>
      </w:r>
      <w:r w:rsidR="00400E5F" w:rsidRPr="001E6C27">
        <w:rPr>
          <w:rFonts w:ascii="Times New Roman" w:hAnsi="Times New Roman" w:cs="Times New Roman"/>
          <w:sz w:val="24"/>
          <w:szCs w:val="24"/>
          <w:shd w:val="clear" w:color="auto" w:fill="FFFFFF"/>
        </w:rPr>
        <w:t xml:space="preserve">. </w:t>
      </w:r>
    </w:p>
    <w:p w14:paraId="5DE6979B" w14:textId="6BC0F977" w:rsidR="00FD68FD" w:rsidRPr="001E6C27" w:rsidRDefault="00BA62CF" w:rsidP="001E6C27">
      <w:pPr>
        <w:spacing w:line="360" w:lineRule="auto"/>
        <w:rPr>
          <w:rFonts w:ascii="Times New Roman" w:hAnsi="Times New Roman" w:cs="Times New Roman"/>
          <w:sz w:val="24"/>
          <w:szCs w:val="24"/>
          <w:shd w:val="clear" w:color="auto" w:fill="FFFFFF"/>
        </w:rPr>
      </w:pPr>
      <w:r w:rsidRPr="001E6C27">
        <w:rPr>
          <w:rFonts w:ascii="Times New Roman" w:hAnsi="Times New Roman" w:cs="Times New Roman"/>
          <w:sz w:val="24"/>
          <w:szCs w:val="24"/>
          <w:shd w:val="clear" w:color="auto" w:fill="FFFFFF"/>
        </w:rPr>
        <w:lastRenderedPageBreak/>
        <w:t xml:space="preserve">Bangladesh has a high public health importance for rabies and ranks third among rabies-endemic countries </w:t>
      </w:r>
      <w:r w:rsidR="0009599F" w:rsidRPr="001E6C27">
        <w:rPr>
          <w:rFonts w:ascii="Times New Roman" w:hAnsi="Times New Roman" w:cs="Times New Roman"/>
          <w:sz w:val="24"/>
          <w:szCs w:val="24"/>
          <w:shd w:val="clear" w:color="auto" w:fill="FFFFFF"/>
        </w:rPr>
        <w:t xml:space="preserve">in the world </w:t>
      </w:r>
      <w:r w:rsidRPr="001E6C27">
        <w:rPr>
          <w:rFonts w:ascii="Times New Roman" w:hAnsi="Times New Roman" w:cs="Times New Roman"/>
          <w:sz w:val="24"/>
          <w:szCs w:val="24"/>
          <w:shd w:val="clear" w:color="auto" w:fill="FFFFFF"/>
        </w:rPr>
        <w:t>in terms of human rabies deaths</w:t>
      </w:r>
      <w:r w:rsidR="00C606B7" w:rsidRPr="001E6C27">
        <w:rPr>
          <w:rFonts w:ascii="Times New Roman" w:hAnsi="Times New Roman" w:cs="Times New Roman"/>
          <w:sz w:val="24"/>
          <w:szCs w:val="24"/>
          <w:shd w:val="clear" w:color="auto" w:fill="FFFFFF"/>
        </w:rPr>
        <w:t xml:space="preserve">, </w:t>
      </w:r>
      <w:r w:rsidR="00C606B7" w:rsidRPr="001E6C27">
        <w:rPr>
          <w:rFonts w:ascii="Times New Roman" w:hAnsi="Times New Roman" w:cs="Times New Roman"/>
          <w:sz w:val="24"/>
          <w:szCs w:val="24"/>
        </w:rPr>
        <w:t>about 96% of which are attributable to dogs</w:t>
      </w:r>
      <w:r w:rsidR="00495564">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&lt;EndNote&gt;&lt;Cite&gt;&lt;Author&gt;Hossain&lt;/Author&gt;&lt;Year&gt;2012&lt;/Year&gt;&lt;RecNum&gt;27&lt;/RecNum&gt;&lt;DisplayText&gt;&lt;style face="superscript"&gt;4,5&lt;/style&gt;&lt;/DisplayText&gt;&lt;record&gt;&lt;rec-number&gt;27&lt;/rec-number&gt;&lt;foreign-keys&gt;&lt;key app="EN" db-id="9rvarrapvs2dxme9r0pppzfct9v22rx5ett9" timestamp="1679838502"&gt;27&lt;/key&gt;&lt;/foreign-keys&gt;&lt;ref-type name="Journal Article"&gt;17&lt;/ref-type&gt;&lt;contributors&gt;&lt;authors&gt;&lt;author&gt;Hossain, M&lt;/author&gt;&lt;author&gt;Ahmed, K&lt;/author&gt;&lt;author&gt;Bulbul, T&lt;/author&gt;&lt;author&gt;Hossain, S&lt;/author&gt;&lt;author&gt;Rahman, A&lt;/author&gt;&lt;author&gt;Biswas, MNU&lt;/author&gt;&lt;author&gt;Nishizono, A&lt;/author&gt;&lt;/authors&gt;&lt;/contributors&gt;&lt;titles&gt;&lt;title&gt;Human rabies in rural Bangladesh&lt;/title&gt;&lt;secondary-title&gt;Epidemiology &amp;amp; Infection&lt;/secondary-title&gt;&lt;/titles&gt;&lt;periodical&gt;&lt;full-title&gt;Epidemiology &amp;amp; Infection&lt;/full-title&gt;&lt;/periodical&gt;&lt;pages&gt;1964-1971&lt;/pages&gt;&lt;volume&gt;140&lt;/volume&gt;&lt;number&gt;11&lt;/number&gt;&lt;dates&gt;&lt;year&gt;2012&lt;/year&gt;&lt;/dates&gt;&lt;isbn&gt;1469-4409&lt;/isbn&gt;&lt;urls&gt;&lt;/urls&gt;&lt;/record&gt;&lt;/Cite&gt;&lt;Cite&gt;&lt;Author&gt;Rana&lt;/Author&gt;&lt;Year&gt;2020&lt;/Year&gt;&lt;RecNum&gt;55&lt;/RecNum&gt;&lt;record&gt;&lt;rec-number&gt;55&lt;/rec-number&gt;&lt;foreign-keys&gt;&lt;key app="EN" db-id="9rvarrapvs2dxme9r0pppzfct9v22rx5ett9" timestamp="1680150914"&gt;55&lt;/key&gt;&lt;/foreign-keys&gt;&lt;ref-type name="Journal Article"&gt;17&lt;/ref-type&gt;&lt;contributors&gt;&lt;authors&gt;&lt;author&gt;Rana, Md Sohel&lt;/author&gt;&lt;author&gt;Siddiqi, Umme Ruman&lt;/author&gt;&lt;author&gt;Ghosh, Sumon&lt;/author&gt;&lt;author&gt;Jahan, Afsana Akter&lt;/author&gt;&lt;author&gt;Islam, Md Kamrul&lt;/author&gt;&lt;author&gt;Shah, Md Rashed Ali&lt;/author&gt;&lt;author&gt;Ullah, Sayed Mohammed&lt;/author&gt;&lt;author&gt;Ali, SM Emran&lt;/author&gt;&lt;author&gt;Ahmed, Be-Nazir&lt;/author&gt;&lt;author&gt;Shamsuzzaman, Abul Khair Mohammad&lt;/author&gt;&lt;/authors&gt;&lt;/contributors&gt;&lt;titles&gt;&lt;title&gt;Epidemiological study of human rabies cases in Bangladesh through verbal autopsy&lt;/title&gt;&lt;secondary-title&gt;Heliyon&lt;/secondary-title&gt;&lt;/titles&gt;&lt;periodical&gt;&lt;full-title&gt;Heliyon&lt;/full-title&gt;&lt;/periodical&gt;&lt;pages&gt;e05521&lt;/pages&gt;&lt;volume&gt;6&lt;/volume&gt;&lt;number&gt;11&lt;/number&gt;&lt;dates&gt;&lt;year&gt;2020&lt;/year&gt;&lt;/dates&gt;&lt;isbn&gt;2405-8440&lt;/isbn&gt;&lt;urls&gt;&lt;/urls&gt;&lt;/record&gt;&lt;/Cite&gt;&lt;/EndNote&gt;</w:instrText>
      </w:r>
      <w:r w:rsidR="00495564">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4,5</w:t>
      </w:r>
      <w:r w:rsidR="00495564">
        <w:rPr>
          <w:rFonts w:ascii="Times New Roman" w:hAnsi="Times New Roman" w:cs="Times New Roman"/>
          <w:sz w:val="24"/>
          <w:szCs w:val="24"/>
        </w:rPr>
        <w:fldChar w:fldCharType="end"/>
      </w:r>
      <w:r w:rsidRPr="001E6C27">
        <w:rPr>
          <w:rFonts w:ascii="Times New Roman" w:hAnsi="Times New Roman" w:cs="Times New Roman"/>
          <w:sz w:val="24"/>
          <w:szCs w:val="24"/>
          <w:shd w:val="clear" w:color="auto" w:fill="FFFFFF"/>
        </w:rPr>
        <w:t>.</w:t>
      </w:r>
      <w:r w:rsidR="00C50DA9" w:rsidRPr="001E6C27">
        <w:rPr>
          <w:rFonts w:ascii="Times New Roman" w:hAnsi="Times New Roman" w:cs="Times New Roman"/>
          <w:sz w:val="24"/>
          <w:szCs w:val="24"/>
          <w:lang w:val="en-GB"/>
        </w:rPr>
        <w:t xml:space="preserve">  </w:t>
      </w:r>
      <w:r w:rsidR="00AE4146" w:rsidRPr="001E6C27">
        <w:rPr>
          <w:rFonts w:ascii="Times New Roman" w:hAnsi="Times New Roman" w:cs="Times New Roman"/>
          <w:sz w:val="24"/>
          <w:szCs w:val="24"/>
          <w:lang w:val="en-GB"/>
        </w:rPr>
        <w:t xml:space="preserve">The </w:t>
      </w:r>
      <w:r w:rsidR="00B93743" w:rsidRPr="001E6C27">
        <w:rPr>
          <w:rFonts w:ascii="Times New Roman" w:eastAsia="SimSun" w:hAnsi="Times New Roman" w:cs="Times New Roman"/>
          <w:sz w:val="24"/>
          <w:szCs w:val="24"/>
          <w:lang w:eastAsia="zh-CN" w:bidi="ar"/>
        </w:rPr>
        <w:t>Government of Bangladesh (</w:t>
      </w:r>
      <w:proofErr w:type="spellStart"/>
      <w:r w:rsidR="00B93743" w:rsidRPr="001E6C27">
        <w:rPr>
          <w:rFonts w:ascii="Times New Roman" w:eastAsia="SimSun" w:hAnsi="Times New Roman" w:cs="Times New Roman"/>
          <w:sz w:val="24"/>
          <w:szCs w:val="24"/>
          <w:lang w:eastAsia="zh-CN" w:bidi="ar"/>
        </w:rPr>
        <w:t>G</w:t>
      </w:r>
      <w:ins w:id="13" w:author="Mohammad Nayeem Hasan" w:date="2023-04-20T15:13:00Z">
        <w:r w:rsidR="002C4FEB">
          <w:rPr>
            <w:rFonts w:ascii="Times New Roman" w:eastAsia="SimSun" w:hAnsi="Times New Roman" w:cs="Times New Roman"/>
            <w:sz w:val="24"/>
            <w:szCs w:val="24"/>
            <w:lang w:eastAsia="zh-CN" w:bidi="ar"/>
          </w:rPr>
          <w:t>o</w:t>
        </w:r>
      </w:ins>
      <w:del w:id="14" w:author="Mohammad Nayeem Hasan" w:date="2023-04-20T15:13:00Z">
        <w:r w:rsidR="00B93743" w:rsidRPr="001E6C27" w:rsidDel="002C4FEB">
          <w:rPr>
            <w:rFonts w:ascii="Times New Roman" w:eastAsia="SimSun" w:hAnsi="Times New Roman" w:cs="Times New Roman"/>
            <w:sz w:val="24"/>
            <w:szCs w:val="24"/>
            <w:lang w:eastAsia="zh-CN" w:bidi="ar"/>
          </w:rPr>
          <w:delText>O</w:delText>
        </w:r>
      </w:del>
      <w:r w:rsidR="00B93743" w:rsidRPr="001E6C27">
        <w:rPr>
          <w:rFonts w:ascii="Times New Roman" w:eastAsia="SimSun" w:hAnsi="Times New Roman" w:cs="Times New Roman"/>
          <w:sz w:val="24"/>
          <w:szCs w:val="24"/>
          <w:lang w:eastAsia="zh-CN" w:bidi="ar"/>
        </w:rPr>
        <w:t>B</w:t>
      </w:r>
      <w:proofErr w:type="spellEnd"/>
      <w:r w:rsidR="00B93743" w:rsidRPr="001E6C27">
        <w:rPr>
          <w:rFonts w:ascii="Times New Roman" w:eastAsia="SimSun" w:hAnsi="Times New Roman" w:cs="Times New Roman"/>
          <w:sz w:val="24"/>
          <w:szCs w:val="24"/>
          <w:lang w:eastAsia="zh-CN" w:bidi="ar"/>
        </w:rPr>
        <w:t xml:space="preserve">) is taking all necessary actions through </w:t>
      </w:r>
      <w:ins w:id="15" w:author="Mohammad Nayeem Hasan" w:date="2023-04-20T15:23:00Z">
        <w:r w:rsidR="00333BCD" w:rsidRPr="00333BCD">
          <w:rPr>
            <w:rFonts w:ascii="Times New Roman" w:eastAsia="SimSun" w:hAnsi="Times New Roman" w:cs="Times New Roman"/>
            <w:sz w:val="24"/>
            <w:szCs w:val="24"/>
            <w:lang w:eastAsia="zh-CN" w:bidi="ar"/>
          </w:rPr>
          <w:t xml:space="preserve">the National Rabies Control </w:t>
        </w:r>
        <w:proofErr w:type="spellStart"/>
        <w:r w:rsidR="00333BCD" w:rsidRPr="00333BCD">
          <w:rPr>
            <w:rFonts w:ascii="Times New Roman" w:eastAsia="SimSun" w:hAnsi="Times New Roman" w:cs="Times New Roman"/>
            <w:sz w:val="24"/>
            <w:szCs w:val="24"/>
            <w:lang w:eastAsia="zh-CN" w:bidi="ar"/>
          </w:rPr>
          <w:t>Programme</w:t>
        </w:r>
        <w:proofErr w:type="spellEnd"/>
        <w:r w:rsidR="00333BCD" w:rsidRPr="00333BCD">
          <w:rPr>
            <w:rFonts w:ascii="Times New Roman" w:eastAsia="SimSun" w:hAnsi="Times New Roman" w:cs="Times New Roman"/>
            <w:sz w:val="24"/>
            <w:szCs w:val="24"/>
            <w:lang w:eastAsia="zh-CN" w:bidi="ar"/>
          </w:rPr>
          <w:t xml:space="preserve"> launched in 2011 to direct</w:t>
        </w:r>
      </w:ins>
      <w:del w:id="16" w:author="Mohammad Nayeem Hasan" w:date="2023-04-20T15:23:00Z">
        <w:r w:rsidR="00B93743" w:rsidRPr="001E6C27" w:rsidDel="00333BCD">
          <w:rPr>
            <w:rFonts w:ascii="Times New Roman" w:eastAsia="SimSun" w:hAnsi="Times New Roman" w:cs="Times New Roman"/>
            <w:sz w:val="24"/>
            <w:szCs w:val="24"/>
            <w:lang w:eastAsia="zh-CN" w:bidi="ar"/>
          </w:rPr>
          <w:delText>National Rabies Control Programme launched in 2011 for directing</w:delText>
        </w:r>
      </w:del>
      <w:r w:rsidR="00B93743" w:rsidRPr="001E6C27">
        <w:rPr>
          <w:rFonts w:ascii="Times New Roman" w:eastAsia="SimSun" w:hAnsi="Times New Roman" w:cs="Times New Roman"/>
          <w:sz w:val="24"/>
          <w:szCs w:val="24"/>
          <w:lang w:eastAsia="zh-CN" w:bidi="ar"/>
        </w:rPr>
        <w:t xml:space="preserve"> the effective progress of rabies control to achieve </w:t>
      </w:r>
      <w:del w:id="17" w:author="Mohammad Nayeem Hasan" w:date="2023-04-20T15:23:00Z">
        <w:r w:rsidR="00B93743" w:rsidRPr="001E6C27" w:rsidDel="00333BCD">
          <w:rPr>
            <w:rFonts w:ascii="Times New Roman" w:eastAsia="SimSun" w:hAnsi="Times New Roman" w:cs="Times New Roman"/>
            <w:sz w:val="24"/>
            <w:szCs w:val="24"/>
            <w:lang w:eastAsia="zh-CN" w:bidi="ar"/>
          </w:rPr>
          <w:delText xml:space="preserve">the </w:delText>
        </w:r>
      </w:del>
      <w:r w:rsidR="00B93743" w:rsidRPr="001E6C27">
        <w:rPr>
          <w:rFonts w:ascii="Times New Roman" w:eastAsia="SimSun" w:hAnsi="Times New Roman" w:cs="Times New Roman"/>
          <w:sz w:val="24"/>
          <w:szCs w:val="24"/>
          <w:lang w:eastAsia="zh-CN" w:bidi="ar"/>
        </w:rPr>
        <w:t xml:space="preserve">goal </w:t>
      </w:r>
      <w:r w:rsidR="00B93743" w:rsidRPr="001E6C27">
        <w:rPr>
          <w:rFonts w:ascii="Times New Roman" w:hAnsi="Times New Roman" w:cs="Times New Roman"/>
          <w:sz w:val="24"/>
          <w:szCs w:val="24"/>
        </w:rPr>
        <w:t>Zero by 30</w:t>
      </w:r>
      <w:r w:rsidR="00372A6D">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&lt;EndNote&gt;&lt;Cite&gt;&lt;Author&gt;Ghosh&lt;/Author&gt;&lt;Year&gt;2020&lt;/Year&gt;&lt;RecNum&gt;22&lt;/RecNum&gt;&lt;DisplayText&gt;&lt;style face="superscript"&gt;6&lt;/style&gt;&lt;/DisplayText&gt;&lt;record&gt;&lt;rec-number&gt;22&lt;/rec-number&gt;&lt;foreign-keys&gt;&lt;key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EndNote&gt;</w:instrText>
      </w:r>
      <w:r w:rsidR="00372A6D">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6</w:t>
      </w:r>
      <w:r w:rsidR="00372A6D">
        <w:rPr>
          <w:rFonts w:ascii="Times New Roman" w:hAnsi="Times New Roman" w:cs="Times New Roman"/>
          <w:sz w:val="24"/>
          <w:szCs w:val="24"/>
        </w:rPr>
        <w:fldChar w:fldCharType="end"/>
      </w:r>
      <w:r w:rsidR="00B93743" w:rsidRPr="001E6C27">
        <w:rPr>
          <w:rFonts w:ascii="Times New Roman" w:eastAsia="SimSun" w:hAnsi="Times New Roman" w:cs="Times New Roman"/>
          <w:sz w:val="24"/>
          <w:szCs w:val="24"/>
          <w:lang w:eastAsia="zh-CN" w:bidi="ar"/>
        </w:rPr>
        <w:t xml:space="preserve">. </w:t>
      </w:r>
      <w:proofErr w:type="spellStart"/>
      <w:r w:rsidR="00B93743" w:rsidRPr="001E6C27">
        <w:rPr>
          <w:rFonts w:ascii="Times New Roman" w:hAnsi="Times New Roman" w:cs="Times New Roman"/>
          <w:sz w:val="24"/>
          <w:szCs w:val="24"/>
        </w:rPr>
        <w:t>G</w:t>
      </w:r>
      <w:ins w:id="18" w:author="Mohammad Nayeem Hasan" w:date="2023-04-20T15:13:00Z">
        <w:r w:rsidR="002C4FEB">
          <w:rPr>
            <w:rFonts w:ascii="Times New Roman" w:hAnsi="Times New Roman" w:cs="Times New Roman"/>
            <w:sz w:val="24"/>
            <w:szCs w:val="24"/>
          </w:rPr>
          <w:t>o</w:t>
        </w:r>
      </w:ins>
      <w:del w:id="19" w:author="Mohammad Nayeem Hasan" w:date="2023-04-20T15:13:00Z">
        <w:r w:rsidR="00B93743" w:rsidRPr="001E6C27" w:rsidDel="002C4FEB">
          <w:rPr>
            <w:rFonts w:ascii="Times New Roman" w:hAnsi="Times New Roman" w:cs="Times New Roman"/>
            <w:sz w:val="24"/>
            <w:szCs w:val="24"/>
          </w:rPr>
          <w:delText>O</w:delText>
        </w:r>
      </w:del>
      <w:r w:rsidR="00B93743" w:rsidRPr="001E6C27">
        <w:rPr>
          <w:rFonts w:ascii="Times New Roman" w:hAnsi="Times New Roman" w:cs="Times New Roman"/>
          <w:sz w:val="24"/>
          <w:szCs w:val="24"/>
        </w:rPr>
        <w:t>B</w:t>
      </w:r>
      <w:proofErr w:type="spellEnd"/>
      <w:r w:rsidR="00B93743" w:rsidRPr="001E6C27">
        <w:rPr>
          <w:rFonts w:ascii="Times New Roman" w:hAnsi="Times New Roman" w:cs="Times New Roman"/>
          <w:sz w:val="24"/>
          <w:szCs w:val="24"/>
        </w:rPr>
        <w:t xml:space="preserve"> was instrumental in driving the program forward by implementing strategies, including advocacy, communication, and social mobilization, modern treatment for dog bites, mass dog vaccination (MDV), and dog population management</w:t>
      </w:r>
      <w:r w:rsidR="00BF71EE">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&lt;EndNote&gt;&lt;Cite&gt;&lt;Author&gt;Ghosh&lt;/Author&gt;&lt;Year&gt;2016&lt;/Year&gt;&lt;RecNum&gt;23&lt;/RecNum&gt;&lt;DisplayText&gt;&lt;style face="superscript"&gt;7&lt;/style&gt;&lt;/DisplayText&gt;&lt;record&gt;&lt;rec-number&gt;23&lt;/rec-number&gt;&lt;foreign-keys&gt;&lt;key app="EN" db-id="9rvarrapvs2dxme9r0pppzfct9v22rx5ett9" timestamp="1679837371"&gt;23&lt;/key&gt;&lt;/foreign-keys&gt;&lt;ref-type name="Journal Article"&gt;17&lt;/ref-type&gt;&lt;contributors&gt;&lt;authors&gt;&lt;author&gt;Ghosh, Sumon&lt;/author&gt;&lt;author&gt;Chowdhury, Sukanta&lt;/author&gt;&lt;author&gt;Haider, Najmul&lt;/author&gt;&lt;author&gt;Bhowmik, Rajub K&lt;/author&gt;&lt;author&gt;Rana, Md S&lt;/author&gt;&lt;author&gt;Prue Marma, Aung S&lt;/author&gt;&lt;author&gt;Hossain, Muhammad B&lt;/author&gt;&lt;author&gt;Debnath, Nitish C&lt;/author&gt;&lt;author&gt;Ahmed, Be‐Nazir&lt;/author&gt;&lt;/authors&gt;&lt;/contributors&gt;&lt;titles&gt;&lt;title&gt;Awareness of rabies and response to dog bites in a Bangladesh community&lt;/title&gt;&lt;secondary-title&gt;Veterinary medicine and science&lt;/secondary-title&gt;&lt;/titles&gt;&lt;periodical&gt;&lt;full-title&gt;Veterinary medicine and science&lt;/full-title&gt;&lt;/periodical&gt;&lt;pages&gt;161-169&lt;/pages&gt;&lt;volume&gt;2&lt;/volume&gt;&lt;number&gt;3&lt;/number&gt;&lt;dates&gt;&lt;year&gt;2016&lt;/year&gt;&lt;/dates&gt;&lt;isbn&gt;2053-1095&lt;/isbn&gt;&lt;urls&gt;&lt;/urls&gt;&lt;/record&gt;&lt;/Cite&gt;&lt;/EndNote&gt;</w:instrText>
      </w:r>
      <w:r w:rsidR="00BF71EE">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7</w:t>
      </w:r>
      <w:r w:rsidR="00BF71EE">
        <w:rPr>
          <w:rFonts w:ascii="Times New Roman" w:hAnsi="Times New Roman" w:cs="Times New Roman"/>
          <w:sz w:val="24"/>
          <w:szCs w:val="24"/>
        </w:rPr>
        <w:fldChar w:fldCharType="end"/>
      </w:r>
      <w:r w:rsidR="00B93743" w:rsidRPr="001E6C27">
        <w:rPr>
          <w:rFonts w:ascii="Times New Roman" w:hAnsi="Times New Roman" w:cs="Times New Roman"/>
          <w:sz w:val="24"/>
          <w:szCs w:val="24"/>
        </w:rPr>
        <w:t xml:space="preserve">. This </w:t>
      </w:r>
      <w:del w:id="20" w:author="Mohammad Nayeem Hasan" w:date="2023-04-20T15:23:00Z">
        <w:r w:rsidR="00C246AF" w:rsidDel="00333BCD">
          <w:rPr>
            <w:rFonts w:ascii="Times New Roman" w:hAnsi="Times New Roman" w:cs="Times New Roman"/>
            <w:sz w:val="24"/>
            <w:szCs w:val="24"/>
          </w:rPr>
          <w:delText>programme</w:delText>
        </w:r>
        <w:r w:rsidR="00B93743" w:rsidRPr="001E6C27" w:rsidDel="00333BCD">
          <w:rPr>
            <w:rFonts w:ascii="Times New Roman" w:hAnsi="Times New Roman" w:cs="Times New Roman"/>
            <w:sz w:val="24"/>
            <w:szCs w:val="24"/>
          </w:rPr>
          <w:delText xml:space="preserve"> </w:delText>
        </w:r>
      </w:del>
      <w:ins w:id="21" w:author="Mohammad Nayeem Hasan" w:date="2023-04-20T15:23:00Z">
        <w:r w:rsidR="00333BCD">
          <w:rPr>
            <w:rFonts w:ascii="Times New Roman" w:hAnsi="Times New Roman" w:cs="Times New Roman"/>
            <w:sz w:val="24"/>
            <w:szCs w:val="24"/>
          </w:rPr>
          <w:t>program</w:t>
        </w:r>
        <w:r w:rsidR="00333BCD" w:rsidRPr="001E6C27">
          <w:rPr>
            <w:rFonts w:ascii="Times New Roman" w:hAnsi="Times New Roman" w:cs="Times New Roman"/>
            <w:sz w:val="24"/>
            <w:szCs w:val="24"/>
          </w:rPr>
          <w:t xml:space="preserve"> </w:t>
        </w:r>
      </w:ins>
      <w:r w:rsidR="0097777F">
        <w:rPr>
          <w:rFonts w:ascii="Times New Roman" w:hAnsi="Times New Roman" w:cs="Times New Roman"/>
          <w:sz w:val="24"/>
          <w:szCs w:val="24"/>
        </w:rPr>
        <w:t xml:space="preserve">reduced </w:t>
      </w:r>
      <w:r w:rsidR="00B93743" w:rsidRPr="001E6C27">
        <w:rPr>
          <w:rFonts w:ascii="Times New Roman" w:hAnsi="Times New Roman" w:cs="Times New Roman"/>
          <w:sz w:val="24"/>
          <w:szCs w:val="24"/>
          <w:shd w:val="clear" w:color="auto" w:fill="FFFFFF"/>
        </w:rPr>
        <w:t xml:space="preserve">the number of deaths from human rabies by approximately 50 </w:t>
      </w:r>
      <w:del w:id="22" w:author="Mohammad Nayeem Hasan" w:date="2023-04-20T15:23:00Z">
        <w:r w:rsidR="00B93743" w:rsidRPr="001E6C27" w:rsidDel="00333BCD">
          <w:rPr>
            <w:rFonts w:ascii="Times New Roman" w:hAnsi="Times New Roman" w:cs="Times New Roman"/>
            <w:sz w:val="24"/>
            <w:szCs w:val="24"/>
            <w:shd w:val="clear" w:color="auto" w:fill="FFFFFF"/>
          </w:rPr>
          <w:delText>per cent</w:delText>
        </w:r>
      </w:del>
      <w:ins w:id="23" w:author="Mohammad Nayeem Hasan" w:date="2023-04-20T15:23:00Z">
        <w:r w:rsidR="00333BCD">
          <w:rPr>
            <w:rFonts w:ascii="Times New Roman" w:hAnsi="Times New Roman" w:cs="Times New Roman"/>
            <w:sz w:val="24"/>
            <w:szCs w:val="24"/>
            <w:shd w:val="clear" w:color="auto" w:fill="FFFFFF"/>
          </w:rPr>
          <w:t>percent</w:t>
        </w:r>
      </w:ins>
      <w:r w:rsidR="00B93743" w:rsidRPr="001E6C27">
        <w:rPr>
          <w:rFonts w:ascii="Times New Roman" w:hAnsi="Times New Roman" w:cs="Times New Roman"/>
          <w:sz w:val="24"/>
          <w:szCs w:val="24"/>
          <w:shd w:val="clear" w:color="auto" w:fill="FFFFFF"/>
        </w:rPr>
        <w:t xml:space="preserve"> in recent years in Bangladesh</w:t>
      </w:r>
      <w:r w:rsidR="00E87579">
        <w:rPr>
          <w:rFonts w:ascii="Times New Roman" w:hAnsi="Times New Roman" w:cs="Times New Roman"/>
          <w:sz w:val="24"/>
          <w:szCs w:val="24"/>
          <w:shd w:val="clear" w:color="auto" w:fill="FFFFFF"/>
        </w:rPr>
        <w:fldChar w:fldCharType="begin"/>
      </w:r>
      <w:r w:rsidR="002806EB">
        <w:rPr>
          <w:rFonts w:ascii="Times New Roman" w:hAnsi="Times New Roman" w:cs="Times New Roman"/>
          <w:sz w:val="24"/>
          <w:szCs w:val="24"/>
          <w:shd w:val="clear" w:color="auto" w:fill="FFFFFF"/>
        </w:rPr>
        <w:instrText xml:space="preserve"> ADDIN EN.CITE &lt;EndNote&gt;&lt;Cite&gt;&lt;Year&gt;2017&lt;/Year&gt;&lt;RecNum&gt;28&lt;/RecNum&gt;&lt;DisplayText&gt;&lt;style face="superscript"&gt;8&lt;/style&gt;&lt;/DisplayText&gt;&lt;record&gt;&lt;rec-number&gt;28&lt;/rec-number&gt;&lt;foreign-keys&gt;&lt;key app="EN" db-id="9rvarrapvs2dxme9r0pppzfct9v22rx5ett9" timestamp="1679838672"&gt;28&lt;/key&gt;&lt;/foreign-keys&gt;&lt;ref-type name="Report"&gt;27&lt;/ref-type&gt;&lt;contributors&gt;&lt;/contributors&gt;&lt;titles&gt;&lt;title&gt;World Health Organization. The Rabies Elimination Program of Bangladesh. Neglected tropical diseases. Geneva: WHO 2017, http://www.who.int/neglected_diseases/news/Bangladesh-rabies-elimination-program/en/&lt;/title&gt;&lt;/titles&gt;&lt;dates&gt;&lt;year&gt;2017&lt;/year&gt;&lt;/dates&gt;&lt;urls&gt;&lt;/urls&gt;&lt;/record&gt;&lt;/Cite&gt;&lt;/EndNote&gt;</w:instrText>
      </w:r>
      <w:r w:rsidR="00E87579">
        <w:rPr>
          <w:rFonts w:ascii="Times New Roman" w:hAnsi="Times New Roman" w:cs="Times New Roman"/>
          <w:sz w:val="24"/>
          <w:szCs w:val="24"/>
          <w:shd w:val="clear" w:color="auto" w:fill="FFFFFF"/>
        </w:rPr>
        <w:fldChar w:fldCharType="separate"/>
      </w:r>
      <w:r w:rsidR="002806EB" w:rsidRPr="002806EB">
        <w:rPr>
          <w:rFonts w:ascii="Times New Roman" w:hAnsi="Times New Roman" w:cs="Times New Roman"/>
          <w:noProof/>
          <w:sz w:val="24"/>
          <w:szCs w:val="24"/>
          <w:shd w:val="clear" w:color="auto" w:fill="FFFFFF"/>
          <w:vertAlign w:val="superscript"/>
        </w:rPr>
        <w:t>8</w:t>
      </w:r>
      <w:r w:rsidR="00E87579">
        <w:rPr>
          <w:rFonts w:ascii="Times New Roman" w:hAnsi="Times New Roman" w:cs="Times New Roman"/>
          <w:sz w:val="24"/>
          <w:szCs w:val="24"/>
          <w:shd w:val="clear" w:color="auto" w:fill="FFFFFF"/>
        </w:rPr>
        <w:fldChar w:fldCharType="end"/>
      </w:r>
      <w:r w:rsidR="00B93743" w:rsidRPr="001E6C27">
        <w:rPr>
          <w:rFonts w:ascii="Times New Roman" w:hAnsi="Times New Roman" w:cs="Times New Roman"/>
          <w:sz w:val="24"/>
          <w:szCs w:val="24"/>
          <w:shd w:val="clear" w:color="auto" w:fill="FFFFFF"/>
        </w:rPr>
        <w:t>.</w:t>
      </w:r>
    </w:p>
    <w:p w14:paraId="637A4EAE" w14:textId="39A70089" w:rsidR="00942611" w:rsidRPr="001E6C27" w:rsidRDefault="00FD68FD"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The early administration of human post-exposure prophylaxis (PEP) can prevent rabies-related death but treating people (a dead-end host) after being bitten has little effect on the incidence of rabies in the canine reservoir population, leaving additional members of the community at risk of contracting the infection</w:t>
      </w:r>
      <w:r w:rsidR="000A5819">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&lt;EndNote&gt;&lt;Cite&gt;&lt;Author&gt;Gibson&lt;/Author&gt;&lt;Year&gt;2022&lt;/Year&gt;&lt;RecNum&gt;29&lt;/RecNum&gt;&lt;DisplayText&gt;&lt;style face="superscript"&gt;9&lt;/style&gt;&lt;/DisplayText&gt;&lt;record&gt;&lt;rec-number&gt;29&lt;/rec-number&gt;&lt;foreign-keys&gt;&lt;key app="EN" db-id="9rvarrapvs2dxme9r0pppzfct9v22rx5ett9" timestamp="1679838779"&gt;29&lt;/key&gt;&lt;/foreign-keys&gt;&lt;ref-type name="Journal Article"&gt;17&lt;/ref-type&gt;&lt;contributors&gt;&lt;authors&gt;&lt;author&gt;Gibson, AD&lt;/author&gt;&lt;author&gt;Yale, G&lt;/author&gt;&lt;author&gt;Corfmat, J&lt;/author&gt;&lt;author&gt;Appupillai, M&lt;/author&gt;&lt;author&gt;Gigante, CM&lt;/author&gt;&lt;author&gt;Lopes, M&lt;/author&gt;&lt;author&gt;Betodkar, U&lt;/author&gt;&lt;author&gt;Costa, NC&lt;/author&gt;&lt;author&gt;Fernandes, KA&lt;/author&gt;&lt;author&gt;Mathapati, P&lt;/author&gt;&lt;/authors&gt;&lt;/contributors&gt;&lt;titles&gt;&lt;title&gt;Elimination of human rabies in Goa, India through an integrated One Health approach&lt;/title&gt;&lt;secondary-title&gt;Nature Communications&lt;/secondary-title&gt;&lt;/titles&gt;&lt;periodical&gt;&lt;full-title&gt;Nature Communications&lt;/full-title&gt;&lt;/periodical&gt;&lt;pages&gt;2788&lt;/pages&gt;&lt;volume&gt;13&lt;/volume&gt;&lt;number&gt;1&lt;/number&gt;&lt;dates&gt;&lt;year&gt;2022&lt;/year&gt;&lt;/dates&gt;&lt;isbn&gt;2041-1723&lt;/isbn&gt;&lt;urls&gt;&lt;/urls&gt;&lt;/record&gt;&lt;/Cite&gt;&lt;/EndNote&gt;</w:instrText>
      </w:r>
      <w:r w:rsidR="000A5819">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9</w:t>
      </w:r>
      <w:r w:rsidR="000A5819">
        <w:rPr>
          <w:rFonts w:ascii="Times New Roman" w:hAnsi="Times New Roman" w:cs="Times New Roman"/>
          <w:sz w:val="24"/>
          <w:szCs w:val="24"/>
        </w:rPr>
        <w:fldChar w:fldCharType="end"/>
      </w:r>
      <w:r w:rsidRPr="001E6C27">
        <w:rPr>
          <w:rFonts w:ascii="Times New Roman" w:hAnsi="Times New Roman" w:cs="Times New Roman"/>
          <w:sz w:val="24"/>
          <w:szCs w:val="24"/>
        </w:rPr>
        <w:t>.</w:t>
      </w:r>
      <w:r w:rsidR="008B2782" w:rsidRPr="001E6C27">
        <w:rPr>
          <w:rFonts w:ascii="Times New Roman" w:hAnsi="Times New Roman" w:cs="Times New Roman"/>
          <w:sz w:val="24"/>
          <w:szCs w:val="24"/>
        </w:rPr>
        <w:t xml:space="preserve"> </w:t>
      </w:r>
      <w:r w:rsidR="00450E05" w:rsidRPr="001E6C27">
        <w:rPr>
          <w:rFonts w:ascii="Times New Roman" w:hAnsi="Times New Roman" w:cs="Times New Roman"/>
          <w:sz w:val="24"/>
          <w:szCs w:val="24"/>
          <w:shd w:val="clear" w:color="auto" w:fill="FFFFFF"/>
        </w:rPr>
        <w:t>For over a century, it has been known that MDV may successfully eliminate rabies from the reservoir animal population, preventing virus transmission to humans and eliminating dog-mediated rabies in many regions</w:t>
      </w:r>
      <w:r w:rsidR="00521814">
        <w:rPr>
          <w:rFonts w:ascii="Times New Roman" w:hAnsi="Times New Roman" w:cs="Times New Roman"/>
          <w:sz w:val="24"/>
          <w:szCs w:val="24"/>
          <w:shd w:val="clear" w:color="auto" w:fill="FFFFFF"/>
        </w:rPr>
        <w:fldChar w:fldCharType="begin"/>
      </w:r>
      <w:r w:rsidR="002806EB">
        <w:rPr>
          <w:rFonts w:ascii="Times New Roman" w:hAnsi="Times New Roman" w:cs="Times New Roman"/>
          <w:sz w:val="24"/>
          <w:szCs w:val="24"/>
          <w:shd w:val="clear" w:color="auto" w:fill="FFFFFF"/>
        </w:rPr>
        <w:instrText xml:space="preserve"> ADDIN EN.CITE &lt;EndNote&gt;&lt;Cite&gt;&lt;Author&gt;Gibson&lt;/Author&gt;&lt;Year&gt;2022&lt;/Year&gt;&lt;RecNum&gt;29&lt;/RecNum&gt;&lt;DisplayText&gt;&lt;style face="superscript"&gt;9,10&lt;/style&gt;&lt;/DisplayText&gt;&lt;record&gt;&lt;rec-number&gt;29&lt;/rec-number&gt;&lt;foreign-keys&gt;&lt;key app="EN" db-id="9rvarrapvs2dxme9r0pppzfct9v22rx5ett9" timestamp="1679838779"&gt;29&lt;/key&gt;&lt;/foreign-keys&gt;&lt;ref-type name="Journal Article"&gt;17&lt;/ref-type&gt;&lt;contributors&gt;&lt;authors&gt;&lt;author&gt;Gibson, AD&lt;/author&gt;&lt;author&gt;Yale, G&lt;/author&gt;&lt;author&gt;Corfmat, J&lt;/author&gt;&lt;author&gt;Appupillai, M&lt;/author&gt;&lt;author&gt;Gigante, CM&lt;/author&gt;&lt;author&gt;Lopes, M&lt;/author&gt;&lt;author&gt;Betodkar, U&lt;/author&gt;&lt;author&gt;Costa, NC&lt;/author&gt;&lt;author&gt;Fernandes, KA&lt;/author&gt;&lt;author&gt;Mathapati, P&lt;/author&gt;&lt;/authors&gt;&lt;/contributors&gt;&lt;titles&gt;&lt;title&gt;Elimination of human rabies in Goa, India through an integrated One Health approach&lt;/title&gt;&lt;secondary-title&gt;Nature Communications&lt;/secondary-title&gt;&lt;/titles&gt;&lt;periodical&gt;&lt;full-title&gt;Nature Communications&lt;/full-title&gt;&lt;/periodical&gt;&lt;pages&gt;2788&lt;/pages&gt;&lt;volume&gt;13&lt;/volume&gt;&lt;number&gt;1&lt;/number&gt;&lt;dates&gt;&lt;year&gt;2022&lt;/year&gt;&lt;/dates&gt;&lt;isbn&gt;2041-1723&lt;/isbn&gt;&lt;urls&gt;&lt;/urls&gt;&lt;/record&gt;&lt;/Cite&gt;&lt;Cite&gt;&lt;Author&gt;Kurosawa&lt;/Author&gt;&lt;Year&gt;2017&lt;/Year&gt;&lt;RecNum&gt;30&lt;/RecNum&gt;&lt;record&gt;&lt;rec-number&gt;30&lt;/rec-number&gt;&lt;foreign-keys&gt;&lt;key app="EN" db-id="9rvarrapvs2dxme9r0pppzfct9v22rx5ett9" timestamp="1679838947"&gt;30&lt;/key&gt;&lt;/foreign-keys&gt;&lt;ref-type name="Journal Article"&gt;17&lt;/ref-type&gt;&lt;contributors&gt;&lt;authors&gt;&lt;author&gt;Kurosawa, Aiko&lt;/author&gt;&lt;author&gt;Tojinbara, Kageaki&lt;/author&gt;&lt;author&gt;Kadowaki, Hazumu&lt;/author&gt;&lt;author&gt;Hampson, Katie&lt;/author&gt;&lt;author&gt;Yamada, Akio&lt;/author&gt;&lt;author&gt;Makita, Kohei&lt;/author&gt;&lt;/authors&gt;&lt;/contributors&gt;&lt;titles&gt;&lt;title&gt;The rise and fall of rabies in Japan: A quantitative history of rabies epidemics in Osaka Prefecture, 1914–1933&lt;/title&gt;&lt;secondary-title&gt;PLoS neglected tropical diseases&lt;/secondary-title&gt;&lt;/titles&gt;&lt;periodical&gt;&lt;full-title&gt;PLoS neglected tropical diseases&lt;/full-title&gt;&lt;/periodical&gt;&lt;pages&gt;e0005435&lt;/pages&gt;&lt;volume&gt;11&lt;/volume&gt;&lt;number&gt;3&lt;/number&gt;&lt;dates&gt;&lt;year&gt;2017&lt;/year&gt;&lt;/dates&gt;&lt;isbn&gt;1935-2735&lt;/isbn&gt;&lt;urls&gt;&lt;/urls&gt;&lt;/record&gt;&lt;/Cite&gt;&lt;/EndNote&gt;</w:instrText>
      </w:r>
      <w:r w:rsidR="00521814">
        <w:rPr>
          <w:rFonts w:ascii="Times New Roman" w:hAnsi="Times New Roman" w:cs="Times New Roman"/>
          <w:sz w:val="24"/>
          <w:szCs w:val="24"/>
          <w:shd w:val="clear" w:color="auto" w:fill="FFFFFF"/>
        </w:rPr>
        <w:fldChar w:fldCharType="separate"/>
      </w:r>
      <w:r w:rsidR="002806EB" w:rsidRPr="002806EB">
        <w:rPr>
          <w:rFonts w:ascii="Times New Roman" w:hAnsi="Times New Roman" w:cs="Times New Roman"/>
          <w:noProof/>
          <w:sz w:val="24"/>
          <w:szCs w:val="24"/>
          <w:shd w:val="clear" w:color="auto" w:fill="FFFFFF"/>
          <w:vertAlign w:val="superscript"/>
        </w:rPr>
        <w:t>9,10</w:t>
      </w:r>
      <w:r w:rsidR="00521814">
        <w:rPr>
          <w:rFonts w:ascii="Times New Roman" w:hAnsi="Times New Roman" w:cs="Times New Roman"/>
          <w:sz w:val="24"/>
          <w:szCs w:val="24"/>
          <w:shd w:val="clear" w:color="auto" w:fill="FFFFFF"/>
        </w:rPr>
        <w:fldChar w:fldCharType="end"/>
      </w:r>
      <w:r w:rsidR="00450E05" w:rsidRPr="001E6C27">
        <w:rPr>
          <w:rFonts w:ascii="Times New Roman" w:hAnsi="Times New Roman" w:cs="Times New Roman"/>
          <w:sz w:val="24"/>
          <w:szCs w:val="24"/>
          <w:shd w:val="clear" w:color="auto" w:fill="FFFFFF"/>
        </w:rPr>
        <w:t>.</w:t>
      </w:r>
      <w:r w:rsidR="00890CAE" w:rsidRPr="001E6C27">
        <w:rPr>
          <w:rFonts w:ascii="Times New Roman" w:hAnsi="Times New Roman" w:cs="Times New Roman"/>
          <w:sz w:val="24"/>
          <w:szCs w:val="24"/>
          <w:shd w:val="clear" w:color="auto" w:fill="FFFFFF"/>
        </w:rPr>
        <w:t xml:space="preserve"> </w:t>
      </w:r>
      <w:r w:rsidR="00890CAE" w:rsidRPr="001E6C27">
        <w:rPr>
          <w:rFonts w:ascii="Times New Roman" w:hAnsi="Times New Roman" w:cs="Times New Roman"/>
          <w:sz w:val="24"/>
          <w:szCs w:val="24"/>
        </w:rPr>
        <w:t xml:space="preserve">The current rabies control program emphasizes the significance of attaining zoonotic disease prevention and control by </w:t>
      </w:r>
      <w:r w:rsidR="003B7386" w:rsidRPr="001E6C27">
        <w:rPr>
          <w:rFonts w:ascii="Times New Roman" w:hAnsi="Times New Roman" w:cs="Times New Roman"/>
          <w:sz w:val="24"/>
          <w:szCs w:val="24"/>
        </w:rPr>
        <w:t>considering</w:t>
      </w:r>
      <w:r w:rsidR="00890CAE" w:rsidRPr="001E6C27">
        <w:rPr>
          <w:rFonts w:ascii="Times New Roman" w:hAnsi="Times New Roman" w:cs="Times New Roman"/>
          <w:sz w:val="24"/>
          <w:szCs w:val="24"/>
        </w:rPr>
        <w:t xml:space="preserve"> human, animal, and environmental factors in a One Health approach</w:t>
      </w:r>
      <w:r w:rsidR="00FA1F36">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&lt;EndNote&gt;&lt;Cite&gt;&lt;Author&gt;Rupprecht&lt;/Author&gt;&lt;Year&gt;2020&lt;/Year&gt;&lt;RecNum&gt;31&lt;/RecNum&gt;&lt;DisplayText&gt;&lt;style face="superscript"&gt;11&lt;/style&gt;&lt;/DisplayText&gt;&lt;record&gt;&lt;rec-number&gt;31&lt;/rec-number&gt;&lt;foreign-keys&gt;&lt;key app="EN" db-id="9rvarrapvs2dxme9r0pppzfct9v22rx5ett9" timestamp="1679839025"&gt;31&lt;/key&gt;&lt;/foreign-keys&gt;&lt;ref-type name="Book Section"&gt;5&lt;/ref-type&gt;&lt;contributors&gt;&lt;authors&gt;&lt;author&gt;Rupprecht, Charles E&lt;/author&gt;&lt;author&gt;Freuling, Conrad M&lt;/author&gt;&lt;author&gt;Mani, Reeta S&lt;/author&gt;&lt;author&gt;Palacios, Carlos&lt;/author&gt;&lt;author&gt;Sabeta, Claude T&lt;/author&gt;&lt;author&gt;Ward, Michael&lt;/author&gt;&lt;/authors&gt;&lt;/contributors&gt;&lt;titles&gt;&lt;title&gt;A history of rabies—The foundation for global canine rabies elimination&lt;/title&gt;&lt;secondary-title&gt;Rabies&lt;/secondary-title&gt;&lt;/titles&gt;&lt;pages&gt;1-42&lt;/pages&gt;&lt;dates&gt;&lt;year&gt;2020&lt;/year&gt;&lt;/dates&gt;&lt;publisher&gt;Elsevier&lt;/publisher&gt;&lt;urls&gt;&lt;/urls&gt;&lt;/record&gt;&lt;/Cite&gt;&lt;/EndNote&gt;</w:instrText>
      </w:r>
      <w:r w:rsidR="00FA1F36">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11</w:t>
      </w:r>
      <w:r w:rsidR="00FA1F36">
        <w:rPr>
          <w:rFonts w:ascii="Times New Roman" w:hAnsi="Times New Roman" w:cs="Times New Roman"/>
          <w:sz w:val="24"/>
          <w:szCs w:val="24"/>
        </w:rPr>
        <w:fldChar w:fldCharType="end"/>
      </w:r>
      <w:r w:rsidR="00890CAE" w:rsidRPr="001E6C27">
        <w:rPr>
          <w:rFonts w:ascii="Times New Roman" w:hAnsi="Times New Roman" w:cs="Times New Roman"/>
          <w:sz w:val="24"/>
          <w:szCs w:val="24"/>
        </w:rPr>
        <w:t>.</w:t>
      </w:r>
      <w:r w:rsidR="007B2BC8" w:rsidRPr="001E6C27">
        <w:rPr>
          <w:rFonts w:ascii="Times New Roman" w:hAnsi="Times New Roman" w:cs="Times New Roman"/>
          <w:sz w:val="24"/>
          <w:szCs w:val="24"/>
        </w:rPr>
        <w:t xml:space="preserve"> </w:t>
      </w:r>
      <w:r w:rsidR="00C81B4D" w:rsidRPr="001E6C27">
        <w:rPr>
          <w:rFonts w:ascii="Times New Roman" w:hAnsi="Times New Roman" w:cs="Times New Roman"/>
          <w:sz w:val="24"/>
          <w:szCs w:val="24"/>
        </w:rPr>
        <w:t>MDV is an effective method to stop dog-to-dog or dog-to-human transmissions of rabies viruses. If annual pulse vaccination campaigns achieve over 70% coverage, rabies incidence in dogs is likely to be dramatically reduced and regional elimination is possible if this coverage is sustained over several years</w:t>
      </w:r>
      <w:r w:rsidR="00856DF8">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&lt;EndNote&gt;&lt;Cite&gt;&lt;Year&gt;2018&lt;/Year&gt;&lt;RecNum&gt;32&lt;/RecNum&gt;&lt;DisplayText&gt;&lt;style face="superscript"&gt;12,13&lt;/style&gt;&lt;/DisplayText&gt;&lt;record&gt;&lt;rec-number&gt;32&lt;/rec-number&gt;&lt;foreign-keys&gt;&lt;key app="EN" db-id="9rvarrapvs2dxme9r0pppzfct9v22rx5ett9" timestamp="1679839117"&gt;32&lt;/key&gt;&lt;/foreign-keys&gt;&lt;ref-type name="Report"&gt;27&lt;/ref-type&gt;&lt;contributors&gt;&lt;/contributors&gt;&lt;titles&gt;&lt;title&gt;World Health Organization. Rabies vaccines: WHO position paper. Weekly epidemiological record; (93) 201–220, http://www.who.int/wer (2018).&lt;/title&gt;&lt;/titles&gt;&lt;dates&gt;&lt;year&gt;2018&lt;/year&gt;&lt;/dates&gt;&lt;urls&gt;&lt;/urls&gt;&lt;/record&gt;&lt;/Cite&gt;&lt;Cite&gt;&lt;Author&gt;Hampson&lt;/Author&gt;&lt;Year&gt;2009&lt;/Year&gt;&lt;RecNum&gt;33&lt;/RecNum&gt;&lt;record&gt;&lt;rec-number&gt;33&lt;/rec-number&gt;&lt;foreign-keys&gt;&lt;key app="EN" db-id="9rvarrapvs2dxme9r0pppzfct9v22rx5ett9" timestamp="1679839218"&gt;33&lt;/key&gt;&lt;/foreign-keys&gt;&lt;ref-type name="Journal Article"&gt;17&lt;/ref-type&gt;&lt;contributors&gt;&lt;authors&gt;&lt;author&gt;Hampson, Katie&lt;/author&gt;&lt;author&gt;Dushoff, Jonathan&lt;/author&gt;&lt;author&gt;Cleaveland, Sarah&lt;/author&gt;&lt;author&gt;Haydon, Daniel T&lt;/author&gt;&lt;author&gt;Kaare, Magai&lt;/author&gt;&lt;author&gt;Packer, Craig&lt;/author&gt;&lt;author&gt;Dobson, Andy&lt;/author&gt;&lt;/authors&gt;&lt;/contributors&gt;&lt;titles&gt;&lt;title&gt;Transmission dynamics and prospects for the elimination of canine rabies&lt;/title&gt;&lt;secondary-title&gt;PLoS biology&lt;/secondary-title&gt;&lt;/titles&gt;&lt;periodical&gt;&lt;full-title&gt;PLoS biology&lt;/full-title&gt;&lt;/periodical&gt;&lt;pages&gt;e1000053&lt;/pages&gt;&lt;volume&gt;7&lt;/volume&gt;&lt;number&gt;3&lt;/number&gt;&lt;dates&gt;&lt;year&gt;2009&lt;/year&gt;&lt;/dates&gt;&lt;isbn&gt;1544-9173&lt;/isbn&gt;&lt;urls&gt;&lt;/urls&gt;&lt;/record&gt;&lt;/Cite&gt;&lt;/EndNote&gt;</w:instrText>
      </w:r>
      <w:r w:rsidR="00856DF8">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12,13</w:t>
      </w:r>
      <w:r w:rsidR="00856DF8">
        <w:rPr>
          <w:rFonts w:ascii="Times New Roman" w:hAnsi="Times New Roman" w:cs="Times New Roman"/>
          <w:sz w:val="24"/>
          <w:szCs w:val="24"/>
        </w:rPr>
        <w:fldChar w:fldCharType="end"/>
      </w:r>
      <w:r w:rsidR="00C81B4D" w:rsidRPr="001E6C27">
        <w:rPr>
          <w:rFonts w:ascii="Times New Roman" w:hAnsi="Times New Roman" w:cs="Times New Roman"/>
          <w:sz w:val="24"/>
          <w:szCs w:val="24"/>
        </w:rPr>
        <w:t xml:space="preserve">. </w:t>
      </w:r>
      <w:r w:rsidR="00532D42" w:rsidRPr="001E6C27">
        <w:rPr>
          <w:rFonts w:ascii="Times New Roman" w:hAnsi="Times New Roman" w:cs="Times New Roman"/>
          <w:sz w:val="24"/>
          <w:szCs w:val="24"/>
        </w:rPr>
        <w:t>Because of the particular ecology of dogs in Bangladesh, where millions of dogs roam freely and are difficult to reach</w:t>
      </w:r>
      <w:r w:rsidR="004C0F31">
        <w:rPr>
          <w:rFonts w:ascii="Times New Roman" w:hAnsi="Times New Roman" w:cs="Times New Roman"/>
          <w:sz w:val="24"/>
          <w:szCs w:val="24"/>
        </w:rPr>
        <w:fldChar w:fldCharType="begin"/>
      </w:r>
      <w:r w:rsidR="004C0F31">
        <w:rPr>
          <w:rFonts w:ascii="Times New Roman" w:hAnsi="Times New Roman" w:cs="Times New Roman"/>
          <w:sz w:val="24"/>
          <w:szCs w:val="24"/>
        </w:rPr>
        <w:instrText xml:space="preserve"> ADDIN EN.CITE &lt;EndNote&gt;&lt;Cite&gt;&lt;Author&gt;Hossain&lt;/Author&gt;&lt;Year&gt;2012&lt;/Year&gt;&lt;RecNum&gt;27&lt;/RecNum&gt;&lt;DisplayText&gt;&lt;style face="superscript"&gt;4&lt;/style&gt;&lt;/DisplayText&gt;&lt;record&gt;&lt;rec-number&gt;27&lt;/rec-number&gt;&lt;foreign-keys&gt;&lt;key app="EN" db-id="9rvarrapvs2dxme9r0pppzfct9v22rx5ett9" timestamp="1679838502"&gt;27&lt;/key&gt;&lt;/foreign-keys&gt;&lt;ref-type name="Journal Article"&gt;17&lt;/ref-type&gt;&lt;contributors&gt;&lt;authors&gt;&lt;author&gt;Hossain, M&lt;/author&gt;&lt;author&gt;Ahmed, K&lt;/author&gt;&lt;author&gt;Bulbul, T&lt;/author&gt;&lt;author&gt;Hossain, S&lt;/author&gt;&lt;author&gt;Rahman, A&lt;/author&gt;&lt;author&gt;Biswas, MNU&lt;/author&gt;&lt;author&gt;Nishizono, A&lt;/author&gt;&lt;/authors&gt;&lt;/contributors&gt;&lt;titles&gt;&lt;title&gt;Human rabies in rural Bangladesh&lt;/title&gt;&lt;secondary-title&gt;Epidemiology &amp;amp; Infection&lt;/secondary-title&gt;&lt;/titles&gt;&lt;periodical&gt;&lt;full-title&gt;Epidemiology &amp;amp; Infection&lt;/full-title&gt;&lt;/periodical&gt;&lt;pages&gt;1964-1971&lt;/pages&gt;&lt;volume&gt;140&lt;/volume&gt;&lt;number&gt;11&lt;/number&gt;&lt;dates&gt;&lt;year&gt;2012&lt;/year&gt;&lt;/dates&gt;&lt;isbn&gt;1469-4409&lt;/isbn&gt;&lt;urls&gt;&lt;/urls&gt;&lt;/record&gt;&lt;/Cite&gt;&lt;/EndNote&gt;</w:instrText>
      </w:r>
      <w:r w:rsidR="004C0F31">
        <w:rPr>
          <w:rFonts w:ascii="Times New Roman" w:hAnsi="Times New Roman" w:cs="Times New Roman"/>
          <w:sz w:val="24"/>
          <w:szCs w:val="24"/>
        </w:rPr>
        <w:fldChar w:fldCharType="separate"/>
      </w:r>
      <w:r w:rsidR="004C0F31" w:rsidRPr="004C0F31">
        <w:rPr>
          <w:rFonts w:ascii="Times New Roman" w:hAnsi="Times New Roman" w:cs="Times New Roman"/>
          <w:noProof/>
          <w:sz w:val="24"/>
          <w:szCs w:val="24"/>
          <w:vertAlign w:val="superscript"/>
        </w:rPr>
        <w:t>4</w:t>
      </w:r>
      <w:r w:rsidR="004C0F31">
        <w:rPr>
          <w:rFonts w:ascii="Times New Roman" w:hAnsi="Times New Roman" w:cs="Times New Roman"/>
          <w:sz w:val="24"/>
          <w:szCs w:val="24"/>
        </w:rPr>
        <w:fldChar w:fldCharType="end"/>
      </w:r>
      <w:r w:rsidR="00532D42" w:rsidRPr="001E6C27">
        <w:rPr>
          <w:rFonts w:ascii="Times New Roman" w:hAnsi="Times New Roman" w:cs="Times New Roman"/>
          <w:sz w:val="24"/>
          <w:szCs w:val="24"/>
        </w:rPr>
        <w:t>, rabies is thought to be particularly challenging to eliminate, as evidenced by the complete paucity of examples of rabies elimination in any region of Bangladesh</w:t>
      </w:r>
      <w:r w:rsidR="000C61BA">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&lt;EndNote&gt;&lt;Cite&gt;&lt;Author&gt;Ghosh&lt;/Author&gt;&lt;Year&gt;2020&lt;/Year&gt;&lt;RecNum&gt;22&lt;/RecNum&gt;&lt;DisplayText&gt;&lt;style face="superscript"&gt;6&lt;/style&gt;&lt;/DisplayText&gt;&lt;record&gt;&lt;rec-number&gt;22&lt;/rec-number&gt;&lt;foreign-keys&gt;&lt;key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EndNote&gt;</w:instrText>
      </w:r>
      <w:r w:rsidR="000C61BA">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6</w:t>
      </w:r>
      <w:r w:rsidR="000C61BA">
        <w:rPr>
          <w:rFonts w:ascii="Times New Roman" w:hAnsi="Times New Roman" w:cs="Times New Roman"/>
          <w:sz w:val="24"/>
          <w:szCs w:val="24"/>
        </w:rPr>
        <w:fldChar w:fldCharType="end"/>
      </w:r>
      <w:r w:rsidR="00532D42" w:rsidRPr="001E6C27">
        <w:rPr>
          <w:rFonts w:ascii="Times New Roman" w:hAnsi="Times New Roman" w:cs="Times New Roman"/>
          <w:sz w:val="24"/>
          <w:szCs w:val="24"/>
        </w:rPr>
        <w:t>.</w:t>
      </w:r>
      <w:r w:rsidR="00942611" w:rsidRPr="001E6C27">
        <w:rPr>
          <w:rFonts w:ascii="Times New Roman" w:hAnsi="Times New Roman" w:cs="Times New Roman"/>
          <w:sz w:val="24"/>
          <w:szCs w:val="24"/>
        </w:rPr>
        <w:t xml:space="preserve"> </w:t>
      </w:r>
    </w:p>
    <w:p w14:paraId="60A4B43A" w14:textId="2FFFA2E3" w:rsidR="00204293" w:rsidRDefault="00444863" w:rsidP="00135160">
      <w:pPr>
        <w:spacing w:line="360" w:lineRule="auto"/>
        <w:rPr>
          <w:rFonts w:ascii="Times New Roman" w:hAnsi="Times New Roman" w:cs="Times New Roman"/>
          <w:sz w:val="24"/>
          <w:szCs w:val="24"/>
        </w:rPr>
      </w:pPr>
      <w:r w:rsidRPr="001E6C27">
        <w:rPr>
          <w:rFonts w:ascii="Times New Roman" w:hAnsi="Times New Roman" w:cs="Times New Roman"/>
          <w:sz w:val="24"/>
          <w:szCs w:val="24"/>
          <w:shd w:val="clear" w:color="auto" w:fill="FFFFFF"/>
        </w:rPr>
        <w:t xml:space="preserve">It is crucial to evaluate the available data </w:t>
      </w:r>
      <w:del w:id="24" w:author="Mohammad Nayeem Hasan" w:date="2023-04-20T15:24:00Z">
        <w:r w:rsidRPr="001E6C27" w:rsidDel="00333BCD">
          <w:rPr>
            <w:rFonts w:ascii="Times New Roman" w:hAnsi="Times New Roman" w:cs="Times New Roman"/>
            <w:sz w:val="24"/>
            <w:szCs w:val="24"/>
            <w:shd w:val="clear" w:color="auto" w:fill="FFFFFF"/>
          </w:rPr>
          <w:delText>on a regular basis</w:delText>
        </w:r>
      </w:del>
      <w:ins w:id="25" w:author="Mohammad Nayeem Hasan" w:date="2023-04-20T15:24:00Z">
        <w:r w:rsidR="00333BCD">
          <w:rPr>
            <w:rFonts w:ascii="Times New Roman" w:hAnsi="Times New Roman" w:cs="Times New Roman"/>
            <w:sz w:val="24"/>
            <w:szCs w:val="24"/>
            <w:shd w:val="clear" w:color="auto" w:fill="FFFFFF"/>
          </w:rPr>
          <w:t>regularly</w:t>
        </w:r>
      </w:ins>
      <w:r w:rsidRPr="001E6C27">
        <w:rPr>
          <w:rFonts w:ascii="Times New Roman" w:hAnsi="Times New Roman" w:cs="Times New Roman"/>
          <w:sz w:val="24"/>
          <w:szCs w:val="24"/>
          <w:shd w:val="clear" w:color="auto" w:fill="FFFFFF"/>
        </w:rPr>
        <w:t xml:space="preserve"> at both the regional and global levels </w:t>
      </w:r>
      <w:del w:id="26" w:author="Mohammad Nayeem Hasan" w:date="2023-04-20T15:24:00Z">
        <w:r w:rsidRPr="001E6C27" w:rsidDel="00333BCD">
          <w:rPr>
            <w:rFonts w:ascii="Times New Roman" w:hAnsi="Times New Roman" w:cs="Times New Roman"/>
            <w:sz w:val="24"/>
            <w:szCs w:val="24"/>
            <w:shd w:val="clear" w:color="auto" w:fill="FFFFFF"/>
          </w:rPr>
          <w:delText>in order to</w:delText>
        </w:r>
      </w:del>
      <w:ins w:id="27" w:author="Mohammad Nayeem Hasan" w:date="2023-04-20T15:24:00Z">
        <w:r w:rsidR="00333BCD">
          <w:rPr>
            <w:rFonts w:ascii="Times New Roman" w:hAnsi="Times New Roman" w:cs="Times New Roman"/>
            <w:sz w:val="24"/>
            <w:szCs w:val="24"/>
            <w:shd w:val="clear" w:color="auto" w:fill="FFFFFF"/>
          </w:rPr>
          <w:t>to</w:t>
        </w:r>
      </w:ins>
      <w:r w:rsidRPr="001E6C27">
        <w:rPr>
          <w:rFonts w:ascii="Times New Roman" w:hAnsi="Times New Roman" w:cs="Times New Roman"/>
          <w:sz w:val="24"/>
          <w:szCs w:val="24"/>
          <w:shd w:val="clear" w:color="auto" w:fill="FFFFFF"/>
        </w:rPr>
        <w:t xml:space="preserve"> adequately track the advancement toward the eventual goal of Zero by 30. </w:t>
      </w:r>
      <w:r w:rsidR="00C31E21" w:rsidRPr="001E6C27">
        <w:rPr>
          <w:rFonts w:ascii="Times New Roman" w:hAnsi="Times New Roman" w:cs="Times New Roman"/>
          <w:sz w:val="24"/>
          <w:szCs w:val="24"/>
          <w:shd w:val="clear" w:color="auto" w:fill="FFFFFF"/>
        </w:rPr>
        <w:t>The time series approach is commonly used to analyze a series of data points that are ordered in time</w:t>
      </w:r>
      <w:r w:rsidR="005734EA">
        <w:rPr>
          <w:rFonts w:ascii="Times New Roman" w:hAnsi="Times New Roman" w:cs="Times New Roman"/>
          <w:sz w:val="24"/>
          <w:szCs w:val="24"/>
          <w:shd w:val="clear" w:color="auto" w:fill="FFFFFF"/>
        </w:rPr>
        <w:t xml:space="preserve"> and </w:t>
      </w:r>
      <w:r w:rsidR="004A20A6">
        <w:rPr>
          <w:rFonts w:ascii="Times New Roman" w:hAnsi="Times New Roman" w:cs="Times New Roman"/>
          <w:sz w:val="24"/>
          <w:szCs w:val="24"/>
          <w:shd w:val="clear" w:color="auto" w:fill="FFFFFF"/>
        </w:rPr>
        <w:t xml:space="preserve">used </w:t>
      </w:r>
      <w:r w:rsidR="004A20A6" w:rsidRPr="001E6C27">
        <w:rPr>
          <w:rFonts w:ascii="Times New Roman" w:hAnsi="Times New Roman" w:cs="Times New Roman"/>
          <w:sz w:val="24"/>
          <w:szCs w:val="24"/>
          <w:shd w:val="clear" w:color="auto" w:fill="FFFFFF"/>
        </w:rPr>
        <w:t>for dealing with data that may include trends</w:t>
      </w:r>
      <w:del w:id="28" w:author="Mohammad Nayeem Hasan" w:date="2023-04-20T15:24:00Z">
        <w:r w:rsidR="004A20A6" w:rsidRPr="001E6C27" w:rsidDel="00333BCD">
          <w:rPr>
            <w:rFonts w:ascii="Times New Roman" w:hAnsi="Times New Roman" w:cs="Times New Roman"/>
            <w:sz w:val="24"/>
            <w:szCs w:val="24"/>
            <w:shd w:val="clear" w:color="auto" w:fill="FFFFFF"/>
          </w:rPr>
          <w:delText>,</w:delText>
        </w:r>
      </w:del>
      <w:r w:rsidR="004A20A6" w:rsidRPr="001E6C27">
        <w:rPr>
          <w:rFonts w:ascii="Times New Roman" w:hAnsi="Times New Roman" w:cs="Times New Roman"/>
          <w:sz w:val="24"/>
          <w:szCs w:val="24"/>
          <w:shd w:val="clear" w:color="auto" w:fill="FFFFFF"/>
        </w:rPr>
        <w:t xml:space="preserve"> </w:t>
      </w:r>
      <w:r w:rsidR="004A20A6">
        <w:rPr>
          <w:rFonts w:ascii="Times New Roman" w:hAnsi="Times New Roman" w:cs="Times New Roman"/>
          <w:sz w:val="24"/>
          <w:szCs w:val="24"/>
          <w:shd w:val="clear" w:color="auto" w:fill="FFFFFF"/>
        </w:rPr>
        <w:t xml:space="preserve">and </w:t>
      </w:r>
      <w:r w:rsidR="004A20A6" w:rsidRPr="001E6C27">
        <w:rPr>
          <w:rFonts w:ascii="Times New Roman" w:hAnsi="Times New Roman" w:cs="Times New Roman"/>
          <w:sz w:val="24"/>
          <w:szCs w:val="24"/>
          <w:shd w:val="clear" w:color="auto" w:fill="FFFFFF"/>
        </w:rPr>
        <w:t>seasonality</w:t>
      </w:r>
      <w:r w:rsidR="001F1409">
        <w:rPr>
          <w:rFonts w:ascii="Times New Roman" w:hAnsi="Times New Roman" w:cs="Times New Roman"/>
          <w:sz w:val="24"/>
          <w:szCs w:val="24"/>
          <w:shd w:val="clear" w:color="auto" w:fill="FFFFFF"/>
        </w:rPr>
        <w:fldChar w:fldCharType="begin"/>
      </w:r>
      <w:r w:rsidR="001F1409">
        <w:rPr>
          <w:rFonts w:ascii="Times New Roman" w:hAnsi="Times New Roman" w:cs="Times New Roman"/>
          <w:sz w:val="24"/>
          <w:szCs w:val="24"/>
          <w:shd w:val="clear" w:color="auto" w:fill="FFFFFF"/>
        </w:rPr>
        <w:instrText xml:space="preserve"> ADDIN EN.CITE &lt;EndNote&gt;&lt;Cite&gt;&lt;Author&gt;Paso&lt;/Author&gt;&lt;Year&gt;2020&lt;/Year&gt;&lt;RecNum&gt;34&lt;/RecNum&gt;&lt;DisplayText&gt;&lt;style face="superscript"&gt;14&lt;/style&gt;&lt;/DisplayText&gt;&lt;record&gt;&lt;rec-number&gt;34&lt;/rec-number&gt;&lt;foreign-keys&gt;&lt;key app="EN" db-id="9rvarrapvs2dxme9r0pppzfct9v22rx5ett9" timestamp="1679841368"&gt;34&lt;/key&gt;&lt;/foreign-keys&gt;&lt;ref-type name="Journal Article"&gt;17&lt;/ref-type&gt;&lt;contributors&gt;&lt;authors&gt;&lt;author&gt;Paso, Anchaleeporn&lt;/author&gt;&lt;author&gt;Ngamjarus, Chetta&lt;/author&gt;&lt;/authors&gt;&lt;/contributors&gt;&lt;titles&gt;&lt;title&gt;Forecasting rabies in dogs in Thailand: Time series analysis&lt;/title&gt;&lt;secondary-title&gt;Naresuan University Journal: Science and Technology (NUJST)&lt;/secondary-title&gt;&lt;/titles&gt;&lt;periodical&gt;&lt;full-title&gt;Naresuan University Journal: Science and Technology (NUJST)&lt;/full-title&gt;&lt;/periodical&gt;&lt;pages&gt;64-74&lt;/pages&gt;&lt;volume&gt;28&lt;/volume&gt;&lt;number&gt;4&lt;/number&gt;&lt;dates&gt;&lt;year&gt;2020&lt;/year&gt;&lt;/dates&gt;&lt;isbn&gt;2539-553X&lt;/isbn&gt;&lt;urls&gt;&lt;/urls&gt;&lt;/record&gt;&lt;/Cite&gt;&lt;/EndNote&gt;</w:instrText>
      </w:r>
      <w:r w:rsidR="001F1409">
        <w:rPr>
          <w:rFonts w:ascii="Times New Roman" w:hAnsi="Times New Roman" w:cs="Times New Roman"/>
          <w:sz w:val="24"/>
          <w:szCs w:val="24"/>
          <w:shd w:val="clear" w:color="auto" w:fill="FFFFFF"/>
        </w:rPr>
        <w:fldChar w:fldCharType="separate"/>
      </w:r>
      <w:r w:rsidR="001F1409" w:rsidRPr="001F1409">
        <w:rPr>
          <w:rFonts w:ascii="Times New Roman" w:hAnsi="Times New Roman" w:cs="Times New Roman"/>
          <w:noProof/>
          <w:sz w:val="24"/>
          <w:szCs w:val="24"/>
          <w:shd w:val="clear" w:color="auto" w:fill="FFFFFF"/>
          <w:vertAlign w:val="superscript"/>
        </w:rPr>
        <w:t>14</w:t>
      </w:r>
      <w:r w:rsidR="001F1409">
        <w:rPr>
          <w:rFonts w:ascii="Times New Roman" w:hAnsi="Times New Roman" w:cs="Times New Roman"/>
          <w:sz w:val="24"/>
          <w:szCs w:val="24"/>
          <w:shd w:val="clear" w:color="auto" w:fill="FFFFFF"/>
        </w:rPr>
        <w:fldChar w:fldCharType="end"/>
      </w:r>
      <w:r w:rsidR="00C31E21" w:rsidRPr="001E6C27">
        <w:rPr>
          <w:rFonts w:ascii="Times New Roman" w:hAnsi="Times New Roman" w:cs="Times New Roman"/>
          <w:sz w:val="24"/>
          <w:szCs w:val="24"/>
          <w:shd w:val="clear" w:color="auto" w:fill="FFFFFF"/>
        </w:rPr>
        <w:t>. Thus, time series analysis may be appropriate for developing a predictive model for rabies in humans</w:t>
      </w:r>
      <w:r w:rsidR="00BA021E">
        <w:rPr>
          <w:rFonts w:ascii="Times New Roman" w:hAnsi="Times New Roman" w:cs="Times New Roman"/>
          <w:sz w:val="24"/>
          <w:szCs w:val="24"/>
          <w:shd w:val="clear" w:color="auto" w:fill="FFFFFF"/>
        </w:rPr>
        <w:fldChar w:fldCharType="begin"/>
      </w:r>
      <w:r w:rsidR="002806EB">
        <w:rPr>
          <w:rFonts w:ascii="Times New Roman" w:hAnsi="Times New Roman" w:cs="Times New Roman"/>
          <w:sz w:val="24"/>
          <w:szCs w:val="24"/>
          <w:shd w:val="clear" w:color="auto" w:fill="FFFFFF"/>
        </w:rPr>
        <w:instrText xml:space="preserve"> ADDIN EN.CITE &lt;EndNote&gt;&lt;Cite&gt;&lt;Author&gt;Paso&lt;/Author&gt;&lt;Year&gt;2020&lt;/Year&gt;&lt;RecNum&gt;34&lt;/RecNum&gt;&lt;DisplayText&gt;&lt;style face="superscript"&gt;14&lt;/style&gt;&lt;/DisplayText&gt;&lt;record&gt;&lt;rec-number&gt;34&lt;/rec-number&gt;&lt;foreign-keys&gt;&lt;key app="EN" db-id="9rvarrapvs2dxme9r0pppzfct9v22rx5ett9" timestamp="1679841368"&gt;34&lt;/key&gt;&lt;/foreign-keys&gt;&lt;ref-type name="Journal Article"&gt;17&lt;/ref-type&gt;&lt;contributors&gt;&lt;authors&gt;&lt;author&gt;Paso, Anchaleeporn&lt;/author&gt;&lt;author&gt;Ngamjarus, Chetta&lt;/author&gt;&lt;/authors&gt;&lt;/contributors&gt;&lt;titles&gt;&lt;title&gt;Forecasting rabies in dogs in Thailand: Time series analysis&lt;/title&gt;&lt;secondary-title&gt;Naresuan University Journal: Science and Technology (NUJST)&lt;/secondary-title&gt;&lt;/titles&gt;&lt;periodical&gt;&lt;full-title&gt;Naresuan University Journal: Science and Technology (NUJST)&lt;/full-title&gt;&lt;/periodical&gt;&lt;pages&gt;64-74&lt;/pages&gt;&lt;volume&gt;28&lt;/volume&gt;&lt;number&gt;4&lt;/number&gt;&lt;dates&gt;&lt;year&gt;2020&lt;/year&gt;&lt;/dates&gt;&lt;isbn&gt;2539-553X&lt;/isbn&gt;&lt;urls&gt;&lt;/urls&gt;&lt;/record&gt;&lt;/Cite&gt;&lt;/EndNote&gt;</w:instrText>
      </w:r>
      <w:r w:rsidR="00BA021E">
        <w:rPr>
          <w:rFonts w:ascii="Times New Roman" w:hAnsi="Times New Roman" w:cs="Times New Roman"/>
          <w:sz w:val="24"/>
          <w:szCs w:val="24"/>
          <w:shd w:val="clear" w:color="auto" w:fill="FFFFFF"/>
        </w:rPr>
        <w:fldChar w:fldCharType="separate"/>
      </w:r>
      <w:r w:rsidR="002806EB" w:rsidRPr="002806EB">
        <w:rPr>
          <w:rFonts w:ascii="Times New Roman" w:hAnsi="Times New Roman" w:cs="Times New Roman"/>
          <w:noProof/>
          <w:sz w:val="24"/>
          <w:szCs w:val="24"/>
          <w:shd w:val="clear" w:color="auto" w:fill="FFFFFF"/>
          <w:vertAlign w:val="superscript"/>
        </w:rPr>
        <w:t>14</w:t>
      </w:r>
      <w:r w:rsidR="00BA021E">
        <w:rPr>
          <w:rFonts w:ascii="Times New Roman" w:hAnsi="Times New Roman" w:cs="Times New Roman"/>
          <w:sz w:val="24"/>
          <w:szCs w:val="24"/>
          <w:shd w:val="clear" w:color="auto" w:fill="FFFFFF"/>
        </w:rPr>
        <w:fldChar w:fldCharType="end"/>
      </w:r>
      <w:r w:rsidR="00C31E21" w:rsidRPr="001E6C27">
        <w:rPr>
          <w:rFonts w:ascii="Times New Roman" w:hAnsi="Times New Roman" w:cs="Times New Roman"/>
          <w:sz w:val="24"/>
          <w:szCs w:val="24"/>
          <w:shd w:val="clear" w:color="auto" w:fill="FFFFFF"/>
        </w:rPr>
        <w:t>.</w:t>
      </w:r>
      <w:r w:rsidR="00974886" w:rsidRPr="001E6C27">
        <w:rPr>
          <w:rFonts w:ascii="Times New Roman" w:hAnsi="Times New Roman" w:cs="Times New Roman"/>
          <w:sz w:val="24"/>
          <w:szCs w:val="24"/>
          <w:shd w:val="clear" w:color="auto" w:fill="FFFFFF"/>
        </w:rPr>
        <w:t xml:space="preserve"> </w:t>
      </w:r>
      <w:r w:rsidR="00307242" w:rsidRPr="001E6C27">
        <w:rPr>
          <w:rFonts w:ascii="Times New Roman" w:hAnsi="Times New Roman" w:cs="Times New Roman"/>
          <w:sz w:val="24"/>
          <w:szCs w:val="24"/>
        </w:rPr>
        <w:t xml:space="preserve">​Disease dynamics models </w:t>
      </w:r>
      <w:r w:rsidR="00307242" w:rsidRPr="001E6C27">
        <w:rPr>
          <w:rFonts w:ascii="Times New Roman" w:hAnsi="Times New Roman" w:cs="Times New Roman"/>
          <w:sz w:val="24"/>
          <w:szCs w:val="24"/>
        </w:rPr>
        <w:lastRenderedPageBreak/>
        <w:t xml:space="preserve">are </w:t>
      </w:r>
      <w:r w:rsidR="00D641E9">
        <w:rPr>
          <w:rFonts w:ascii="Times New Roman" w:hAnsi="Times New Roman" w:cs="Times New Roman"/>
          <w:sz w:val="24"/>
          <w:szCs w:val="24"/>
        </w:rPr>
        <w:t xml:space="preserve">also </w:t>
      </w:r>
      <w:r w:rsidR="00307242" w:rsidRPr="001E6C27">
        <w:rPr>
          <w:rFonts w:ascii="Times New Roman" w:hAnsi="Times New Roman" w:cs="Times New Roman"/>
          <w:sz w:val="24"/>
          <w:szCs w:val="24"/>
        </w:rPr>
        <w:t>a potent tool in the armory of attempts to prevent and control the disease</w:t>
      </w:r>
      <w:r w:rsidR="006E37F4">
        <w:rPr>
          <w:rFonts w:ascii="Times New Roman" w:hAnsi="Times New Roman" w:cs="Times New Roman"/>
          <w:sz w:val="24"/>
          <w:szCs w:val="24"/>
        </w:rPr>
        <w:t xml:space="preserve"> that </w:t>
      </w:r>
      <w:r w:rsidR="00307242" w:rsidRPr="001E6C27">
        <w:rPr>
          <w:rFonts w:ascii="Times New Roman" w:hAnsi="Times New Roman" w:cs="Times New Roman"/>
          <w:sz w:val="24"/>
          <w:szCs w:val="24"/>
        </w:rPr>
        <w:t>can be used to predict critical epidemiological characteristics, set control targets, and inform policy</w:t>
      </w:r>
      <w:r w:rsidR="00224D4D">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&lt;EndNote&gt;&lt;Cite&gt;&lt;Author&gt;Heesterbeek&lt;/Author&gt;&lt;Year&gt;2015&lt;/Year&gt;&lt;RecNum&gt;18&lt;/RecNum&gt;&lt;DisplayText&gt;&lt;style face="superscript"&gt;15&lt;/style&gt;&lt;/DisplayText&gt;&lt;record&gt;&lt;rec-number&gt;18&lt;/rec-number&gt;&lt;foreign-keys&gt;&lt;key app="EN" db-id="9rvarrapvs2dxme9r0pppzfct9v22rx5ett9" timestamp="1673145401"&gt;18&lt;/key&gt;&lt;/foreign-keys&gt;&lt;ref-type name="Journal Article"&gt;17&lt;/ref-type&gt;&lt;contributors&gt;&lt;authors&gt;&lt;author&gt;Heesterbeek, Hans&lt;/author&gt;&lt;author&gt;Anderson, Roy M&lt;/author&gt;&lt;author&gt;Andreasen, Viggo&lt;/author&gt;&lt;author&gt;Bansal, Shweta&lt;/author&gt;&lt;author&gt;De Angelis, Daniela&lt;/author&gt;&lt;author&gt;Dye, Chris&lt;/author&gt;&lt;author&gt;Eames, Ken TD&lt;/author&gt;&lt;author&gt;Edmunds, W John&lt;/author&gt;&lt;author&gt;Frost, Simon DW&lt;/author&gt;&lt;author&gt;Funk, Sebastian&lt;/author&gt;&lt;/authors&gt;&lt;/contributors&gt;&lt;titles&gt;&lt;title&gt;Modeling infectious disease dynamics in the complex landscape of global health&lt;/title&gt;&lt;secondary-title&gt;Science&lt;/secondary-title&gt;&lt;/titles&gt;&lt;periodical&gt;&lt;full-title&gt;Science&lt;/full-title&gt;&lt;/periodical&gt;&lt;pages&gt;aaa4339&lt;/pages&gt;&lt;volume&gt;347&lt;/volume&gt;&lt;number&gt;6227&lt;/number&gt;&lt;dates&gt;&lt;year&gt;2015&lt;/year&gt;&lt;/dates&gt;&lt;isbn&gt;0036-8075&lt;/isbn&gt;&lt;urls&gt;&lt;/urls&gt;&lt;/record&gt;&lt;/Cite&gt;&lt;/EndNote&gt;</w:instrText>
      </w:r>
      <w:r w:rsidR="00224D4D">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15</w:t>
      </w:r>
      <w:r w:rsidR="00224D4D">
        <w:rPr>
          <w:rFonts w:ascii="Times New Roman" w:hAnsi="Times New Roman" w:cs="Times New Roman"/>
          <w:sz w:val="24"/>
          <w:szCs w:val="24"/>
        </w:rPr>
        <w:fldChar w:fldCharType="end"/>
      </w:r>
      <w:r w:rsidR="00307242" w:rsidRPr="001E6C27">
        <w:rPr>
          <w:rFonts w:ascii="Times New Roman" w:hAnsi="Times New Roman" w:cs="Times New Roman"/>
          <w:sz w:val="24"/>
          <w:szCs w:val="24"/>
        </w:rPr>
        <w:t xml:space="preserve">.​ </w:t>
      </w:r>
    </w:p>
    <w:p w14:paraId="54BBE6CF" w14:textId="3B86FA7F" w:rsidR="0015388E" w:rsidRPr="001E6C27" w:rsidRDefault="00204293" w:rsidP="00135160">
      <w:pPr>
        <w:spacing w:line="360" w:lineRule="auto"/>
        <w:rPr>
          <w:rFonts w:ascii="Times New Roman" w:hAnsi="Times New Roman" w:cs="Times New Roman"/>
          <w:sz w:val="24"/>
          <w:szCs w:val="24"/>
        </w:rPr>
      </w:pPr>
      <w:r w:rsidRPr="001E6C27">
        <w:rPr>
          <w:rFonts w:ascii="Times New Roman" w:hAnsi="Times New Roman" w:cs="Times New Roman"/>
          <w:sz w:val="24"/>
          <w:szCs w:val="24"/>
        </w:rPr>
        <w:t>Modeling can also reveal counter-intuitive results that appear as interventions are put into practice, as well as endgam</w:t>
      </w:r>
      <w:r>
        <w:rPr>
          <w:rFonts w:ascii="Times New Roman" w:hAnsi="Times New Roman" w:cs="Times New Roman"/>
          <w:sz w:val="24"/>
          <w:szCs w:val="24"/>
        </w:rPr>
        <w:t xml:space="preserve">e </w:t>
      </w:r>
      <w:r w:rsidR="006A0CD3">
        <w:rPr>
          <w:rFonts w:ascii="Times New Roman" w:hAnsi="Times New Roman" w:cs="Times New Roman"/>
          <w:sz w:val="24"/>
          <w:szCs w:val="24"/>
        </w:rPr>
        <w:t>c</w:t>
      </w:r>
      <w:r w:rsidR="006A0CD3" w:rsidRPr="001E6C27">
        <w:rPr>
          <w:rFonts w:ascii="Times New Roman" w:hAnsi="Times New Roman" w:cs="Times New Roman"/>
          <w:sz w:val="24"/>
          <w:szCs w:val="24"/>
        </w:rPr>
        <w:t>hallenges when disproportionate resources are required to reach the final mile of</w:t>
      </w:r>
      <w:r w:rsidR="00307242" w:rsidRPr="001E6C27">
        <w:rPr>
          <w:rFonts w:ascii="Times New Roman" w:hAnsi="Times New Roman" w:cs="Times New Roman"/>
          <w:sz w:val="24"/>
          <w:szCs w:val="24"/>
        </w:rPr>
        <w:t xml:space="preserve"> elimination</w:t>
      </w:r>
      <w:r w:rsidR="005835E1">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&lt;EndNote&gt;&lt;Cite&gt;&lt;Author&gt;Klepac&lt;/Author&gt;&lt;Year&gt;2013&lt;/Year&gt;&lt;RecNum&gt;19&lt;/RecNum&gt;&lt;DisplayText&gt;&lt;style face="superscript"&gt;16&lt;/style&gt;&lt;/DisplayText&gt;&lt;record&gt;&lt;rec-number&gt;19&lt;/rec-number&gt;&lt;foreign-keys&gt;&lt;key app="EN" db-id="9rvarrapvs2dxme9r0pppzfct9v22rx5ett9" timestamp="1673146049"&gt;19&lt;/key&gt;&lt;/foreign-keys&gt;&lt;ref-type name="Generic"&gt;13&lt;/ref-type&gt;&lt;contributors&gt;&lt;authors&gt;&lt;author&gt;Klepac, Petra&lt;/author&gt;&lt;author&gt;Metcalf, C Jessica E&lt;/author&gt;&lt;author&gt;McLean, Angela R&lt;/author&gt;&lt;author&gt;Hampson, Katie&lt;/author&gt;&lt;/authors&gt;&lt;/contributors&gt;&lt;titles&gt;&lt;title&gt;Towards the endgame and beyond: complexities and challenges for the elimination of infectious diseases&lt;/title&gt;&lt;/titles&gt;&lt;pages&gt;20120137&lt;/pages&gt;&lt;volume&gt;368&lt;/volume&gt;&lt;number&gt;1623&lt;/number&gt;&lt;dates&gt;&lt;year&gt;2013&lt;/year&gt;&lt;/dates&gt;&lt;publisher&gt;The Royal Society&lt;/publisher&gt;&lt;isbn&gt;0962-8436&lt;/isbn&gt;&lt;urls&gt;&lt;/urls&gt;&lt;/record&gt;&lt;/Cite&gt;&lt;/EndNote&gt;</w:instrText>
      </w:r>
      <w:r w:rsidR="005835E1">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16</w:t>
      </w:r>
      <w:r w:rsidR="005835E1">
        <w:rPr>
          <w:rFonts w:ascii="Times New Roman" w:hAnsi="Times New Roman" w:cs="Times New Roman"/>
          <w:sz w:val="24"/>
          <w:szCs w:val="24"/>
        </w:rPr>
        <w:fldChar w:fldCharType="end"/>
      </w:r>
      <w:r w:rsidR="00307242" w:rsidRPr="001E6C27">
        <w:rPr>
          <w:rFonts w:ascii="Times New Roman" w:hAnsi="Times New Roman" w:cs="Times New Roman"/>
          <w:sz w:val="24"/>
          <w:szCs w:val="24"/>
        </w:rPr>
        <w:t xml:space="preserve">. Given the global goal of eliminating human deaths from dog-mediated rabies by 2030, models of rabies virus transmission have the potential to inform control efforts as countries continue </w:t>
      </w:r>
      <w:ins w:id="29" w:author="Mohammad Nayeem Hasan" w:date="2023-04-20T15:24:00Z">
        <w:r w:rsidR="00333BCD">
          <w:rPr>
            <w:rFonts w:ascii="Times New Roman" w:hAnsi="Times New Roman" w:cs="Times New Roman"/>
            <w:sz w:val="24"/>
            <w:szCs w:val="24"/>
          </w:rPr>
          <w:t xml:space="preserve">to </w:t>
        </w:r>
      </w:ins>
      <w:r w:rsidR="00307242" w:rsidRPr="001E6C27">
        <w:rPr>
          <w:rFonts w:ascii="Times New Roman" w:hAnsi="Times New Roman" w:cs="Times New Roman"/>
          <w:sz w:val="24"/>
          <w:szCs w:val="24"/>
        </w:rPr>
        <w:t>work toward elimination.</w:t>
      </w:r>
      <w:r w:rsidR="00DE431A" w:rsidRPr="001E6C27">
        <w:rPr>
          <w:rFonts w:ascii="Times New Roman" w:hAnsi="Times New Roman" w:cs="Times New Roman"/>
          <w:sz w:val="24"/>
          <w:szCs w:val="24"/>
        </w:rPr>
        <w:t xml:space="preserve"> </w:t>
      </w:r>
      <w:r w:rsidR="0015388E" w:rsidRPr="001E6C27">
        <w:rPr>
          <w:rFonts w:ascii="Times New Roman" w:hAnsi="Times New Roman" w:cs="Times New Roman"/>
          <w:sz w:val="24"/>
          <w:szCs w:val="24"/>
        </w:rPr>
        <w:t xml:space="preserve">In Bangladesh, there is </w:t>
      </w:r>
      <w:ins w:id="30" w:author="Mohammad Nayeem Hasan" w:date="2023-04-20T15:24:00Z">
        <w:r w:rsidR="00333BCD">
          <w:rPr>
            <w:rFonts w:ascii="Times New Roman" w:hAnsi="Times New Roman" w:cs="Times New Roman"/>
            <w:sz w:val="24"/>
            <w:szCs w:val="24"/>
          </w:rPr>
          <w:t xml:space="preserve">a </w:t>
        </w:r>
      </w:ins>
      <w:r w:rsidR="0015388E" w:rsidRPr="001E6C27">
        <w:rPr>
          <w:rFonts w:ascii="Times New Roman" w:hAnsi="Times New Roman" w:cs="Times New Roman"/>
          <w:sz w:val="24"/>
          <w:szCs w:val="24"/>
        </w:rPr>
        <w:t>lack of information on rabies trends and forecasting models</w:t>
      </w:r>
      <w:r w:rsidR="00CB71C9" w:rsidRPr="001E6C27">
        <w:rPr>
          <w:rFonts w:ascii="Times New Roman" w:hAnsi="Times New Roman" w:cs="Times New Roman"/>
          <w:sz w:val="24"/>
          <w:szCs w:val="24"/>
        </w:rPr>
        <w:t xml:space="preserve"> as we march towards the shared goal of Zero by 30</w:t>
      </w:r>
      <w:r w:rsidR="0015388E" w:rsidRPr="001E6C27">
        <w:rPr>
          <w:rFonts w:ascii="Times New Roman" w:hAnsi="Times New Roman" w:cs="Times New Roman"/>
          <w:sz w:val="24"/>
          <w:szCs w:val="24"/>
        </w:rPr>
        <w:t xml:space="preserve">. The current study sought to investigate the trends of human rabies and to </w:t>
      </w:r>
      <w:del w:id="31" w:author="Mohammad Nayeem Hasan" w:date="2023-04-20T15:24:00Z">
        <w:r w:rsidR="0015388E" w:rsidRPr="001E6C27" w:rsidDel="00333BCD">
          <w:rPr>
            <w:rFonts w:ascii="Times New Roman" w:hAnsi="Times New Roman" w:cs="Times New Roman"/>
            <w:sz w:val="24"/>
            <w:szCs w:val="24"/>
          </w:rPr>
          <w:delText xml:space="preserve">predicting </w:delText>
        </w:r>
      </w:del>
      <w:ins w:id="32" w:author="Mohammad Nayeem Hasan" w:date="2023-04-20T15:24:00Z">
        <w:r w:rsidR="00333BCD">
          <w:rPr>
            <w:rFonts w:ascii="Times New Roman" w:hAnsi="Times New Roman" w:cs="Times New Roman"/>
            <w:sz w:val="24"/>
            <w:szCs w:val="24"/>
          </w:rPr>
          <w:t>predict</w:t>
        </w:r>
        <w:r w:rsidR="00333BCD" w:rsidRPr="001E6C27">
          <w:rPr>
            <w:rFonts w:ascii="Times New Roman" w:hAnsi="Times New Roman" w:cs="Times New Roman"/>
            <w:sz w:val="24"/>
            <w:szCs w:val="24"/>
          </w:rPr>
          <w:t xml:space="preserve"> </w:t>
        </w:r>
      </w:ins>
      <w:r w:rsidR="0015388E" w:rsidRPr="001E6C27">
        <w:rPr>
          <w:rFonts w:ascii="Times New Roman" w:hAnsi="Times New Roman" w:cs="Times New Roman"/>
          <w:sz w:val="24"/>
          <w:szCs w:val="24"/>
        </w:rPr>
        <w:t xml:space="preserve">human rabies cases </w:t>
      </w:r>
      <w:del w:id="33" w:author="Mohammad Nayeem Hasan" w:date="2023-04-20T15:24:00Z">
        <w:r w:rsidR="0015388E" w:rsidRPr="001E6C27" w:rsidDel="00333BCD">
          <w:rPr>
            <w:rFonts w:ascii="Times New Roman" w:hAnsi="Times New Roman" w:cs="Times New Roman"/>
            <w:sz w:val="24"/>
            <w:szCs w:val="24"/>
          </w:rPr>
          <w:delText>in relation to</w:delText>
        </w:r>
      </w:del>
      <w:ins w:id="34" w:author="Mohammad Nayeem Hasan" w:date="2023-04-21T04:37:00Z">
        <w:r w:rsidR="001B1210">
          <w:rPr>
            <w:rFonts w:ascii="Times New Roman" w:hAnsi="Times New Roman" w:cs="Times New Roman"/>
            <w:sz w:val="24"/>
            <w:szCs w:val="24"/>
          </w:rPr>
          <w:t>of</w:t>
        </w:r>
      </w:ins>
      <w:r w:rsidR="0015388E" w:rsidRPr="001E6C27">
        <w:rPr>
          <w:rFonts w:ascii="Times New Roman" w:hAnsi="Times New Roman" w:cs="Times New Roman"/>
          <w:sz w:val="24"/>
          <w:szCs w:val="24"/>
        </w:rPr>
        <w:t xml:space="preserve"> </w:t>
      </w:r>
      <w:r w:rsidR="00C926D6">
        <w:rPr>
          <w:rFonts w:ascii="Times New Roman" w:hAnsi="Times New Roman" w:cs="Times New Roman"/>
          <w:sz w:val="24"/>
          <w:szCs w:val="24"/>
        </w:rPr>
        <w:t xml:space="preserve">anti-rabies </w:t>
      </w:r>
      <w:r w:rsidR="00F44744">
        <w:rPr>
          <w:rFonts w:ascii="Times New Roman" w:hAnsi="Times New Roman" w:cs="Times New Roman"/>
          <w:sz w:val="24"/>
          <w:szCs w:val="24"/>
        </w:rPr>
        <w:t>vaccine</w:t>
      </w:r>
      <w:r w:rsidR="009B6F13">
        <w:rPr>
          <w:rFonts w:ascii="Times New Roman" w:hAnsi="Times New Roman" w:cs="Times New Roman"/>
          <w:sz w:val="24"/>
          <w:szCs w:val="24"/>
        </w:rPr>
        <w:t xml:space="preserve"> (ARV)</w:t>
      </w:r>
      <w:r w:rsidR="00F44744">
        <w:rPr>
          <w:rFonts w:ascii="Times New Roman" w:hAnsi="Times New Roman" w:cs="Times New Roman"/>
          <w:sz w:val="24"/>
          <w:szCs w:val="24"/>
        </w:rPr>
        <w:t xml:space="preserve"> </w:t>
      </w:r>
      <w:r w:rsidR="0033428B">
        <w:rPr>
          <w:rFonts w:ascii="Times New Roman" w:hAnsi="Times New Roman" w:cs="Times New Roman"/>
          <w:sz w:val="24"/>
          <w:szCs w:val="24"/>
        </w:rPr>
        <w:t xml:space="preserve">and </w:t>
      </w:r>
      <w:r w:rsidR="00F44744">
        <w:rPr>
          <w:rFonts w:ascii="Times New Roman" w:hAnsi="Times New Roman" w:cs="Times New Roman"/>
          <w:sz w:val="24"/>
          <w:szCs w:val="24"/>
        </w:rPr>
        <w:t>MDV</w:t>
      </w:r>
      <w:r w:rsidR="0033428B">
        <w:rPr>
          <w:rFonts w:ascii="Times New Roman" w:hAnsi="Times New Roman" w:cs="Times New Roman"/>
          <w:sz w:val="24"/>
          <w:szCs w:val="24"/>
        </w:rPr>
        <w:t xml:space="preserve"> </w:t>
      </w:r>
      <w:r w:rsidR="0015388E" w:rsidRPr="001E6C27">
        <w:rPr>
          <w:rFonts w:ascii="Times New Roman" w:hAnsi="Times New Roman" w:cs="Times New Roman"/>
          <w:sz w:val="24"/>
          <w:szCs w:val="24"/>
        </w:rPr>
        <w:t>in Bangladesh. This model is expected to be useful for planning interventions and controlling rabies in humans</w:t>
      </w:r>
      <w:r w:rsidR="007B3E8E" w:rsidRPr="001E6C27">
        <w:rPr>
          <w:rFonts w:ascii="Times New Roman" w:hAnsi="Times New Roman" w:cs="Times New Roman"/>
          <w:sz w:val="24"/>
          <w:szCs w:val="24"/>
        </w:rPr>
        <w:t xml:space="preserve"> in Bangladesh </w:t>
      </w:r>
      <w:r w:rsidR="00E959FE" w:rsidRPr="001E6C27">
        <w:rPr>
          <w:rFonts w:ascii="Times New Roman" w:hAnsi="Times New Roman" w:cs="Times New Roman"/>
          <w:sz w:val="24"/>
          <w:szCs w:val="24"/>
        </w:rPr>
        <w:t xml:space="preserve">and other </w:t>
      </w:r>
      <w:del w:id="35" w:author="Mohammad Nayeem Hasan" w:date="2023-04-20T15:23:00Z">
        <w:r w:rsidR="00E959FE" w:rsidRPr="001E6C27" w:rsidDel="00333BCD">
          <w:rPr>
            <w:rFonts w:ascii="Times New Roman" w:hAnsi="Times New Roman" w:cs="Times New Roman"/>
            <w:sz w:val="24"/>
            <w:szCs w:val="24"/>
          </w:rPr>
          <w:delText>rabies endemic</w:delText>
        </w:r>
      </w:del>
      <w:ins w:id="36" w:author="Mohammad Nayeem Hasan" w:date="2023-04-20T15:23:00Z">
        <w:r w:rsidR="00333BCD">
          <w:rPr>
            <w:rFonts w:ascii="Times New Roman" w:hAnsi="Times New Roman" w:cs="Times New Roman"/>
            <w:sz w:val="24"/>
            <w:szCs w:val="24"/>
          </w:rPr>
          <w:t>rabies-endemic</w:t>
        </w:r>
      </w:ins>
      <w:r w:rsidR="00E959FE" w:rsidRPr="001E6C27">
        <w:rPr>
          <w:rFonts w:ascii="Times New Roman" w:hAnsi="Times New Roman" w:cs="Times New Roman"/>
          <w:sz w:val="24"/>
          <w:szCs w:val="24"/>
        </w:rPr>
        <w:t xml:space="preserve"> countries with similar socioeconomic condition</w:t>
      </w:r>
      <w:r w:rsidR="00347311">
        <w:rPr>
          <w:rFonts w:ascii="Times New Roman" w:hAnsi="Times New Roman" w:cs="Times New Roman"/>
          <w:sz w:val="24"/>
          <w:szCs w:val="24"/>
        </w:rPr>
        <w:t>s</w:t>
      </w:r>
      <w:r w:rsidR="0015388E" w:rsidRPr="001E6C27">
        <w:rPr>
          <w:rFonts w:ascii="Times New Roman" w:hAnsi="Times New Roman" w:cs="Times New Roman"/>
          <w:sz w:val="24"/>
          <w:szCs w:val="24"/>
        </w:rPr>
        <w:t>.</w:t>
      </w:r>
    </w:p>
    <w:p w14:paraId="14D947A0" w14:textId="47926878" w:rsidR="00C31E21" w:rsidRPr="001E6C27" w:rsidRDefault="00C31E21" w:rsidP="001E6C27">
      <w:pPr>
        <w:spacing w:after="0" w:line="360" w:lineRule="auto"/>
        <w:rPr>
          <w:rFonts w:ascii="Times New Roman" w:eastAsia="Times New Roman" w:hAnsi="Times New Roman" w:cs="Times New Roman"/>
          <w:color w:val="073763"/>
          <w:sz w:val="24"/>
          <w:szCs w:val="24"/>
        </w:rPr>
      </w:pPr>
    </w:p>
    <w:p w14:paraId="27527077" w14:textId="77777777" w:rsidR="0062569C" w:rsidRDefault="0062569C" w:rsidP="001E6C27">
      <w:pPr>
        <w:spacing w:after="0" w:line="360" w:lineRule="auto"/>
        <w:rPr>
          <w:rFonts w:ascii="Times New Roman" w:hAnsi="Times New Roman" w:cs="Times New Roman"/>
          <w:b/>
          <w:sz w:val="24"/>
          <w:szCs w:val="24"/>
        </w:rPr>
      </w:pPr>
    </w:p>
    <w:p w14:paraId="3C6106A6" w14:textId="56557410" w:rsidR="00E76257" w:rsidRPr="001E6C27" w:rsidRDefault="00C50DA9" w:rsidP="001E6C27">
      <w:pPr>
        <w:spacing w:after="0" w:line="360" w:lineRule="auto"/>
        <w:rPr>
          <w:rFonts w:ascii="Times New Roman" w:hAnsi="Times New Roman" w:cs="Times New Roman"/>
          <w:b/>
          <w:sz w:val="24"/>
          <w:szCs w:val="24"/>
        </w:rPr>
      </w:pPr>
      <w:r w:rsidRPr="001E6C27">
        <w:rPr>
          <w:rFonts w:ascii="Times New Roman" w:hAnsi="Times New Roman" w:cs="Times New Roman"/>
          <w:b/>
          <w:sz w:val="24"/>
          <w:szCs w:val="24"/>
        </w:rPr>
        <w:t>Results</w:t>
      </w:r>
    </w:p>
    <w:p w14:paraId="7F3F192C" w14:textId="0DF6FA13" w:rsidR="002C4FCB" w:rsidRDefault="00E95B3B" w:rsidP="001E6C27">
      <w:pPr>
        <w:spacing w:after="0" w:line="360" w:lineRule="auto"/>
        <w:rPr>
          <w:rFonts w:ascii="Times New Roman" w:hAnsi="Times New Roman" w:cs="Times New Roman"/>
          <w:sz w:val="24"/>
          <w:szCs w:val="24"/>
        </w:rPr>
      </w:pPr>
      <w:r w:rsidRPr="00E95B3B">
        <w:rPr>
          <w:rFonts w:ascii="Times New Roman" w:hAnsi="Times New Roman" w:cs="Times New Roman"/>
          <w:sz w:val="24"/>
          <w:szCs w:val="24"/>
        </w:rPr>
        <w:t>To predict dog-mediated human rabies deaths in Bangladesh from 2023 to 203</w:t>
      </w:r>
      <w:ins w:id="37" w:author="Mohammad Nayeem Hasan" w:date="2023-04-21T03:00:00Z">
        <w:r w:rsidR="004F4A54">
          <w:rPr>
            <w:rFonts w:ascii="Times New Roman" w:hAnsi="Times New Roman" w:cs="Times New Roman"/>
            <w:sz w:val="24"/>
            <w:szCs w:val="24"/>
          </w:rPr>
          <w:t>2</w:t>
        </w:r>
      </w:ins>
      <w:del w:id="38" w:author="Mohammad Nayeem Hasan" w:date="2023-04-21T03:00:00Z">
        <w:r w:rsidRPr="00E95B3B" w:rsidDel="004F4A54">
          <w:rPr>
            <w:rFonts w:ascii="Times New Roman" w:hAnsi="Times New Roman" w:cs="Times New Roman"/>
            <w:sz w:val="24"/>
            <w:szCs w:val="24"/>
          </w:rPr>
          <w:delText>0</w:delText>
        </w:r>
      </w:del>
      <w:r w:rsidRPr="00E95B3B">
        <w:rPr>
          <w:rFonts w:ascii="Times New Roman" w:hAnsi="Times New Roman" w:cs="Times New Roman"/>
          <w:sz w:val="24"/>
          <w:szCs w:val="24"/>
        </w:rPr>
        <w:t xml:space="preserve">, we used </w:t>
      </w:r>
      <w:del w:id="39" w:author="Mohammad Nayeem Hasan" w:date="2023-04-21T04:37:00Z">
        <w:r w:rsidRPr="00E95B3B" w:rsidDel="001B1210">
          <w:rPr>
            <w:rFonts w:ascii="Times New Roman" w:hAnsi="Times New Roman" w:cs="Times New Roman"/>
            <w:sz w:val="24"/>
            <w:szCs w:val="24"/>
          </w:rPr>
          <w:delText>a number of</w:delText>
        </w:r>
      </w:del>
      <w:ins w:id="40" w:author="Mohammad Nayeem Hasan" w:date="2023-04-21T04:37:00Z">
        <w:r w:rsidR="001B1210">
          <w:rPr>
            <w:rFonts w:ascii="Times New Roman" w:hAnsi="Times New Roman" w:cs="Times New Roman"/>
            <w:sz w:val="24"/>
            <w:szCs w:val="24"/>
          </w:rPr>
          <w:t>several</w:t>
        </w:r>
      </w:ins>
      <w:r w:rsidRPr="00E95B3B">
        <w:rPr>
          <w:rFonts w:ascii="Times New Roman" w:hAnsi="Times New Roman" w:cs="Times New Roman"/>
          <w:sz w:val="24"/>
          <w:szCs w:val="24"/>
        </w:rPr>
        <w:t xml:space="preserve"> time-series forecasting models</w:t>
      </w:r>
      <w:r w:rsidR="00353183">
        <w:rPr>
          <w:rFonts w:ascii="Times New Roman" w:hAnsi="Times New Roman" w:cs="Times New Roman"/>
          <w:sz w:val="24"/>
          <w:szCs w:val="24"/>
        </w:rPr>
        <w:t xml:space="preserve"> </w:t>
      </w:r>
      <w:r w:rsidR="001A3BE7">
        <w:rPr>
          <w:rFonts w:ascii="Times New Roman" w:hAnsi="Times New Roman" w:cs="Times New Roman"/>
          <w:sz w:val="24"/>
          <w:szCs w:val="24"/>
        </w:rPr>
        <w:t xml:space="preserve">using </w:t>
      </w:r>
      <w:r w:rsidR="00353183" w:rsidRPr="001E6C27">
        <w:rPr>
          <w:rFonts w:ascii="Times New Roman" w:hAnsi="Times New Roman" w:cs="Times New Roman"/>
          <w:bCs/>
          <w:sz w:val="24"/>
          <w:szCs w:val="24"/>
        </w:rPr>
        <w:t>reported cases in the near past</w:t>
      </w:r>
      <w:r w:rsidRPr="00E95B3B">
        <w:rPr>
          <w:rFonts w:ascii="Times New Roman" w:hAnsi="Times New Roman" w:cs="Times New Roman"/>
          <w:sz w:val="24"/>
          <w:szCs w:val="24"/>
        </w:rPr>
        <w:t xml:space="preserve">, with MDV and ARV </w:t>
      </w:r>
      <w:del w:id="41" w:author="Mohammad Nayeem Hasan" w:date="2023-04-21T04:37:00Z">
        <w:r w:rsidRPr="00E95B3B" w:rsidDel="001B1210">
          <w:rPr>
            <w:rFonts w:ascii="Times New Roman" w:hAnsi="Times New Roman" w:cs="Times New Roman"/>
            <w:sz w:val="24"/>
            <w:szCs w:val="24"/>
          </w:rPr>
          <w:delText xml:space="preserve">taken </w:delText>
        </w:r>
      </w:del>
      <w:ins w:id="42" w:author="Mohammad Nayeem Hasan" w:date="2023-04-21T04:37:00Z">
        <w:r w:rsidR="001B1210">
          <w:rPr>
            <w:rFonts w:ascii="Times New Roman" w:hAnsi="Times New Roman" w:cs="Times New Roman"/>
            <w:sz w:val="24"/>
            <w:szCs w:val="24"/>
          </w:rPr>
          <w:t>took</w:t>
        </w:r>
        <w:r w:rsidR="001B1210" w:rsidRPr="00E95B3B">
          <w:rPr>
            <w:rFonts w:ascii="Times New Roman" w:hAnsi="Times New Roman" w:cs="Times New Roman"/>
            <w:sz w:val="24"/>
            <w:szCs w:val="24"/>
          </w:rPr>
          <w:t xml:space="preserve"> </w:t>
        </w:r>
      </w:ins>
      <w:r w:rsidRPr="00E95B3B">
        <w:rPr>
          <w:rFonts w:ascii="Times New Roman" w:hAnsi="Times New Roman" w:cs="Times New Roman"/>
          <w:sz w:val="24"/>
          <w:szCs w:val="24"/>
        </w:rPr>
        <w:t>into account as explanatory variables</w:t>
      </w:r>
      <w:r w:rsidR="001A3BE7">
        <w:rPr>
          <w:rFonts w:ascii="Times New Roman" w:hAnsi="Times New Roman" w:cs="Times New Roman"/>
          <w:sz w:val="24"/>
          <w:szCs w:val="24"/>
        </w:rPr>
        <w:t>.</w:t>
      </w:r>
      <w:r w:rsidR="00D50CB6">
        <w:rPr>
          <w:rFonts w:ascii="Times New Roman" w:hAnsi="Times New Roman" w:cs="Times New Roman"/>
          <w:sz w:val="24"/>
          <w:szCs w:val="24"/>
        </w:rPr>
        <w:t xml:space="preserve"> </w:t>
      </w:r>
      <w:r w:rsidR="005552DF">
        <w:rPr>
          <w:rFonts w:ascii="Times New Roman" w:hAnsi="Times New Roman" w:cs="Times New Roman"/>
          <w:sz w:val="24"/>
          <w:szCs w:val="24"/>
        </w:rPr>
        <w:t>Currently</w:t>
      </w:r>
      <w:r w:rsidR="00263BE5">
        <w:rPr>
          <w:rFonts w:ascii="Times New Roman" w:hAnsi="Times New Roman" w:cs="Times New Roman"/>
          <w:sz w:val="24"/>
          <w:szCs w:val="24"/>
        </w:rPr>
        <w:t>, few if any detailed stud</w:t>
      </w:r>
      <w:r w:rsidR="00316D49">
        <w:rPr>
          <w:rFonts w:ascii="Times New Roman" w:hAnsi="Times New Roman" w:cs="Times New Roman"/>
          <w:sz w:val="24"/>
          <w:szCs w:val="24"/>
        </w:rPr>
        <w:t>ies into the</w:t>
      </w:r>
      <w:r w:rsidR="006E60C6">
        <w:rPr>
          <w:rFonts w:ascii="Times New Roman" w:hAnsi="Times New Roman" w:cs="Times New Roman"/>
          <w:sz w:val="24"/>
          <w:szCs w:val="24"/>
        </w:rPr>
        <w:t xml:space="preserve"> </w:t>
      </w:r>
      <w:r w:rsidR="00FE0367">
        <w:rPr>
          <w:rFonts w:ascii="Times New Roman" w:hAnsi="Times New Roman" w:cs="Times New Roman"/>
          <w:sz w:val="24"/>
          <w:szCs w:val="24"/>
        </w:rPr>
        <w:t xml:space="preserve">forecasting </w:t>
      </w:r>
      <w:r w:rsidR="008522A3">
        <w:rPr>
          <w:rFonts w:ascii="Times New Roman" w:hAnsi="Times New Roman" w:cs="Times New Roman"/>
          <w:sz w:val="24"/>
          <w:szCs w:val="24"/>
        </w:rPr>
        <w:t>of human rabies in Bangladesh have been published.</w:t>
      </w:r>
      <w:r w:rsidR="004E14F0">
        <w:rPr>
          <w:rFonts w:ascii="Times New Roman" w:hAnsi="Times New Roman" w:cs="Times New Roman"/>
          <w:sz w:val="24"/>
          <w:szCs w:val="24"/>
        </w:rPr>
        <w:t xml:space="preserve"> </w:t>
      </w:r>
      <w:r w:rsidR="001A3BE7">
        <w:rPr>
          <w:rFonts w:ascii="Times New Roman" w:hAnsi="Times New Roman" w:cs="Times New Roman"/>
          <w:sz w:val="24"/>
          <w:szCs w:val="24"/>
        </w:rPr>
        <w:t xml:space="preserve"> </w:t>
      </w:r>
      <w:r w:rsidR="00285ED0">
        <w:rPr>
          <w:rFonts w:ascii="Times New Roman" w:hAnsi="Times New Roman" w:cs="Times New Roman"/>
          <w:sz w:val="24"/>
          <w:szCs w:val="24"/>
        </w:rPr>
        <w:t xml:space="preserve"> </w:t>
      </w:r>
    </w:p>
    <w:p w14:paraId="7DF2E57E" w14:textId="77777777" w:rsidR="002C4FCB" w:rsidRDefault="002C4FCB" w:rsidP="001E6C27">
      <w:pPr>
        <w:spacing w:after="0" w:line="360" w:lineRule="auto"/>
        <w:rPr>
          <w:rFonts w:ascii="Times New Roman" w:hAnsi="Times New Roman" w:cs="Times New Roman"/>
          <w:sz w:val="24"/>
          <w:szCs w:val="24"/>
        </w:rPr>
      </w:pPr>
    </w:p>
    <w:p w14:paraId="70736F88" w14:textId="793231E4" w:rsidR="00971561" w:rsidRPr="001E6C27" w:rsidRDefault="00971561" w:rsidP="00971561">
      <w:pPr>
        <w:shd w:val="clear" w:color="auto" w:fill="FFFFFF"/>
        <w:spacing w:after="120" w:line="360" w:lineRule="auto"/>
        <w:outlineLvl w:val="2"/>
        <w:rPr>
          <w:rFonts w:ascii="Times New Roman" w:eastAsia="Times New Roman" w:hAnsi="Times New Roman" w:cs="Times New Roman"/>
          <w:b/>
          <w:bCs/>
          <w:color w:val="222222"/>
          <w:sz w:val="24"/>
          <w:szCs w:val="24"/>
        </w:rPr>
      </w:pPr>
      <w:r w:rsidRPr="001E6C27">
        <w:rPr>
          <w:rFonts w:ascii="Times New Roman" w:eastAsia="Times New Roman" w:hAnsi="Times New Roman" w:cs="Times New Roman"/>
          <w:b/>
          <w:bCs/>
          <w:color w:val="222222"/>
          <w:sz w:val="24"/>
          <w:szCs w:val="24"/>
        </w:rPr>
        <w:t>MDV, PEP, and human rabies</w:t>
      </w:r>
    </w:p>
    <w:p w14:paraId="5166D12C" w14:textId="1372C0C6" w:rsidR="00971561" w:rsidRPr="00242FA4" w:rsidRDefault="00971561" w:rsidP="00971561">
      <w:pPr>
        <w:spacing w:after="0" w:line="360" w:lineRule="auto"/>
        <w:rPr>
          <w:rFonts w:ascii="Times New Roman" w:hAnsi="Times New Roman" w:cs="Times New Roman"/>
          <w:color w:val="222222"/>
          <w:sz w:val="24"/>
          <w:szCs w:val="24"/>
          <w:shd w:val="clear" w:color="auto" w:fill="FFFFFF"/>
        </w:rPr>
      </w:pPr>
      <w:r w:rsidRPr="001E6C27">
        <w:rPr>
          <w:rFonts w:ascii="Times New Roman" w:hAnsi="Times New Roman" w:cs="Times New Roman"/>
          <w:color w:val="222222"/>
          <w:sz w:val="24"/>
          <w:szCs w:val="24"/>
          <w:shd w:val="clear" w:color="auto" w:fill="FFFFFF"/>
        </w:rPr>
        <w:t>We subjected 12 years (2011–2022) of MDV data maintained at the DGHS of Bangladesh. During this period, MDV was sca</w:t>
      </w:r>
      <w:r w:rsidRPr="00242FA4">
        <w:rPr>
          <w:rFonts w:ascii="Times New Roman" w:hAnsi="Times New Roman" w:cs="Times New Roman"/>
          <w:color w:val="222222"/>
          <w:sz w:val="24"/>
          <w:szCs w:val="24"/>
          <w:shd w:val="clear" w:color="auto" w:fill="FFFFFF"/>
        </w:rPr>
        <w:t xml:space="preserve">led up for at least one </w:t>
      </w:r>
      <w:del w:id="43" w:author="Mohammad Nayeem Hasan" w:date="2023-04-21T04:37:00Z">
        <w:r w:rsidRPr="00242FA4" w:rsidDel="001B1210">
          <w:rPr>
            <w:rFonts w:ascii="Times New Roman" w:hAnsi="Times New Roman" w:cs="Times New Roman"/>
            <w:color w:val="222222"/>
            <w:sz w:val="24"/>
            <w:szCs w:val="24"/>
            <w:shd w:val="clear" w:color="auto" w:fill="FFFFFF"/>
          </w:rPr>
          <w:delText xml:space="preserve">rounds </w:delText>
        </w:r>
      </w:del>
      <w:ins w:id="44" w:author="Mohammad Nayeem Hasan" w:date="2023-04-21T04:37:00Z">
        <w:r w:rsidR="001B1210">
          <w:rPr>
            <w:rFonts w:ascii="Times New Roman" w:hAnsi="Times New Roman" w:cs="Times New Roman"/>
            <w:color w:val="222222"/>
            <w:sz w:val="24"/>
            <w:szCs w:val="24"/>
            <w:shd w:val="clear" w:color="auto" w:fill="FFFFFF"/>
          </w:rPr>
          <w:t>round</w:t>
        </w:r>
        <w:r w:rsidR="001B1210" w:rsidRPr="00242FA4">
          <w:rPr>
            <w:rFonts w:ascii="Times New Roman" w:hAnsi="Times New Roman" w:cs="Times New Roman"/>
            <w:color w:val="222222"/>
            <w:sz w:val="24"/>
            <w:szCs w:val="24"/>
            <w:shd w:val="clear" w:color="auto" w:fill="FFFFFF"/>
          </w:rPr>
          <w:t xml:space="preserve"> </w:t>
        </w:r>
      </w:ins>
      <w:r w:rsidR="00725C40" w:rsidRPr="00242FA4">
        <w:rPr>
          <w:rFonts w:ascii="Times New Roman" w:hAnsi="Times New Roman" w:cs="Times New Roman"/>
          <w:color w:val="222222"/>
          <w:sz w:val="24"/>
          <w:szCs w:val="24"/>
          <w:shd w:val="clear" w:color="auto" w:fill="FFFFFF"/>
        </w:rPr>
        <w:t>(</w:t>
      </w:r>
      <w:r w:rsidR="00D8154B" w:rsidRPr="00242FA4">
        <w:rPr>
          <w:rFonts w:ascii="Times New Roman" w:hAnsi="Times New Roman" w:cs="Times New Roman"/>
          <w:color w:val="222222"/>
          <w:sz w:val="24"/>
          <w:szCs w:val="24"/>
          <w:shd w:val="clear" w:color="auto" w:fill="FFFFFF"/>
        </w:rPr>
        <w:t xml:space="preserve">conduct MDV at least </w:t>
      </w:r>
      <w:r w:rsidR="00725C40" w:rsidRPr="00242FA4">
        <w:rPr>
          <w:rFonts w:ascii="Times New Roman" w:hAnsi="Times New Roman" w:cs="Times New Roman"/>
          <w:color w:val="222222"/>
          <w:sz w:val="24"/>
          <w:szCs w:val="24"/>
          <w:shd w:val="clear" w:color="auto" w:fill="FFFFFF"/>
        </w:rPr>
        <w:t>on</w:t>
      </w:r>
      <w:r w:rsidR="0024237A" w:rsidRPr="00242FA4">
        <w:rPr>
          <w:rFonts w:ascii="Times New Roman" w:hAnsi="Times New Roman" w:cs="Times New Roman"/>
          <w:color w:val="222222"/>
          <w:sz w:val="24"/>
          <w:szCs w:val="24"/>
          <w:shd w:val="clear" w:color="auto" w:fill="FFFFFF"/>
        </w:rPr>
        <w:t xml:space="preserve">ce </w:t>
      </w:r>
      <w:del w:id="45" w:author="Mohammad Nayeem Hasan" w:date="2023-04-21T04:37:00Z">
        <w:r w:rsidR="0024237A" w:rsidRPr="00242FA4" w:rsidDel="001B1210">
          <w:rPr>
            <w:rFonts w:ascii="Times New Roman" w:hAnsi="Times New Roman" w:cs="Times New Roman"/>
            <w:color w:val="222222"/>
            <w:sz w:val="24"/>
            <w:szCs w:val="24"/>
            <w:shd w:val="clear" w:color="auto" w:fill="FFFFFF"/>
          </w:rPr>
          <w:delText xml:space="preserve">in </w:delText>
        </w:r>
      </w:del>
      <w:r w:rsidR="0024237A" w:rsidRPr="00242FA4">
        <w:rPr>
          <w:rFonts w:ascii="Times New Roman" w:hAnsi="Times New Roman" w:cs="Times New Roman"/>
          <w:color w:val="222222"/>
          <w:sz w:val="24"/>
          <w:szCs w:val="24"/>
          <w:shd w:val="clear" w:color="auto" w:fill="FFFFFF"/>
        </w:rPr>
        <w:t xml:space="preserve">a </w:t>
      </w:r>
      <w:r w:rsidR="00403E8D" w:rsidRPr="00242FA4">
        <w:rPr>
          <w:rFonts w:ascii="Times New Roman" w:hAnsi="Times New Roman" w:cs="Times New Roman"/>
          <w:color w:val="222222"/>
          <w:sz w:val="24"/>
          <w:szCs w:val="24"/>
          <w:shd w:val="clear" w:color="auto" w:fill="FFFFFF"/>
        </w:rPr>
        <w:t>year</w:t>
      </w:r>
      <w:r w:rsidR="00725C40" w:rsidRPr="00242FA4">
        <w:rPr>
          <w:rFonts w:ascii="Times New Roman" w:hAnsi="Times New Roman" w:cs="Times New Roman"/>
          <w:color w:val="222222"/>
          <w:sz w:val="24"/>
          <w:szCs w:val="24"/>
          <w:shd w:val="clear" w:color="auto" w:fill="FFFFFF"/>
        </w:rPr>
        <w:t xml:space="preserve">) </w:t>
      </w:r>
      <w:r w:rsidRPr="00242FA4">
        <w:rPr>
          <w:rFonts w:ascii="Times New Roman" w:hAnsi="Times New Roman" w:cs="Times New Roman"/>
          <w:color w:val="222222"/>
          <w:sz w:val="24"/>
          <w:szCs w:val="24"/>
          <w:shd w:val="clear" w:color="auto" w:fill="FFFFFF"/>
        </w:rPr>
        <w:t xml:space="preserve">in all 64 districts of the country, and three rounds of MDV were scaled up in whole two districts, namely, </w:t>
      </w:r>
      <w:proofErr w:type="spellStart"/>
      <w:r w:rsidRPr="00242FA4">
        <w:rPr>
          <w:rFonts w:ascii="Times New Roman" w:hAnsi="Times New Roman" w:cs="Times New Roman"/>
          <w:color w:val="222222"/>
          <w:sz w:val="24"/>
          <w:szCs w:val="24"/>
          <w:shd w:val="clear" w:color="auto" w:fill="FFFFFF"/>
        </w:rPr>
        <w:t>Gaibandha</w:t>
      </w:r>
      <w:proofErr w:type="spellEnd"/>
      <w:r w:rsidRPr="00242FA4">
        <w:rPr>
          <w:rFonts w:ascii="Times New Roman" w:hAnsi="Times New Roman" w:cs="Times New Roman"/>
          <w:color w:val="222222"/>
          <w:sz w:val="24"/>
          <w:szCs w:val="24"/>
          <w:shd w:val="clear" w:color="auto" w:fill="FFFFFF"/>
        </w:rPr>
        <w:t xml:space="preserve"> and Sirajganj and three other areas, namely, Cox’s Bazar district municipality, </w:t>
      </w:r>
      <w:proofErr w:type="spellStart"/>
      <w:r w:rsidRPr="00242FA4">
        <w:rPr>
          <w:rFonts w:ascii="Times New Roman" w:hAnsi="Times New Roman" w:cs="Times New Roman"/>
          <w:color w:val="222222"/>
          <w:sz w:val="24"/>
          <w:szCs w:val="24"/>
          <w:shd w:val="clear" w:color="auto" w:fill="FFFFFF"/>
        </w:rPr>
        <w:t>Satkhira</w:t>
      </w:r>
      <w:proofErr w:type="spellEnd"/>
      <w:r w:rsidRPr="00242FA4">
        <w:rPr>
          <w:rFonts w:ascii="Times New Roman" w:hAnsi="Times New Roman" w:cs="Times New Roman"/>
          <w:color w:val="222222"/>
          <w:sz w:val="24"/>
          <w:szCs w:val="24"/>
          <w:shd w:val="clear" w:color="auto" w:fill="FFFFFF"/>
        </w:rPr>
        <w:t xml:space="preserve"> Sadar sub-district, and </w:t>
      </w:r>
      <w:proofErr w:type="spellStart"/>
      <w:r w:rsidRPr="00242FA4">
        <w:rPr>
          <w:rFonts w:ascii="Times New Roman" w:hAnsi="Times New Roman" w:cs="Times New Roman"/>
          <w:color w:val="222222"/>
          <w:sz w:val="24"/>
          <w:szCs w:val="24"/>
          <w:shd w:val="clear" w:color="auto" w:fill="FFFFFF"/>
        </w:rPr>
        <w:t>Sreepur</w:t>
      </w:r>
      <w:proofErr w:type="spellEnd"/>
      <w:r w:rsidRPr="00242FA4">
        <w:rPr>
          <w:rFonts w:ascii="Times New Roman" w:hAnsi="Times New Roman" w:cs="Times New Roman"/>
          <w:color w:val="222222"/>
          <w:sz w:val="24"/>
          <w:szCs w:val="24"/>
          <w:shd w:val="clear" w:color="auto" w:fill="FFFFFF"/>
        </w:rPr>
        <w:t xml:space="preserve"> sub-district of Bangladesh</w:t>
      </w:r>
      <w:r w:rsidR="005B627B" w:rsidRPr="00242FA4">
        <w:rPr>
          <w:rFonts w:ascii="Times New Roman" w:hAnsi="Times New Roman" w:cs="Times New Roman"/>
          <w:color w:val="222222"/>
          <w:sz w:val="24"/>
          <w:szCs w:val="24"/>
          <w:shd w:val="clear" w:color="auto" w:fill="FFFFFF"/>
        </w:rPr>
        <w:t xml:space="preserve">. From 2011 onward, an upward trend of MDV was found, and the highest number of dogs was vaccinated in 2019 (n = 625,208) </w:t>
      </w:r>
      <w:r w:rsidR="005C4305" w:rsidRPr="00242FA4">
        <w:rPr>
          <w:rFonts w:ascii="Times New Roman" w:hAnsi="Times New Roman" w:cs="Times New Roman"/>
          <w:color w:val="222222"/>
          <w:sz w:val="24"/>
          <w:szCs w:val="24"/>
          <w:shd w:val="clear" w:color="auto" w:fill="FFFFFF"/>
        </w:rPr>
        <w:t>(Fig</w:t>
      </w:r>
      <w:r w:rsidR="006A6205" w:rsidRPr="00242FA4">
        <w:rPr>
          <w:rFonts w:ascii="Times New Roman" w:hAnsi="Times New Roman" w:cs="Times New Roman"/>
          <w:color w:val="222222"/>
          <w:sz w:val="24"/>
          <w:szCs w:val="24"/>
          <w:shd w:val="clear" w:color="auto" w:fill="FFFFFF"/>
        </w:rPr>
        <w:t>.</w:t>
      </w:r>
      <w:r w:rsidR="005C4305" w:rsidRPr="00242FA4">
        <w:rPr>
          <w:rFonts w:ascii="Times New Roman" w:hAnsi="Times New Roman" w:cs="Times New Roman"/>
          <w:color w:val="222222"/>
          <w:sz w:val="24"/>
          <w:szCs w:val="24"/>
          <w:shd w:val="clear" w:color="auto" w:fill="FFFFFF"/>
        </w:rPr>
        <w:t xml:space="preserve"> </w:t>
      </w:r>
      <w:r w:rsidR="001242CD" w:rsidRPr="00242FA4">
        <w:rPr>
          <w:rFonts w:ascii="Times New Roman" w:hAnsi="Times New Roman" w:cs="Times New Roman"/>
          <w:color w:val="222222"/>
          <w:sz w:val="24"/>
          <w:szCs w:val="24"/>
          <w:shd w:val="clear" w:color="auto" w:fill="FFFFFF"/>
        </w:rPr>
        <w:t>1</w:t>
      </w:r>
      <w:r w:rsidR="00CE3046" w:rsidRPr="00242FA4">
        <w:rPr>
          <w:rFonts w:ascii="Times New Roman" w:hAnsi="Times New Roman" w:cs="Times New Roman"/>
          <w:color w:val="222222"/>
          <w:sz w:val="24"/>
          <w:szCs w:val="24"/>
          <w:shd w:val="clear" w:color="auto" w:fill="FFFFFF"/>
        </w:rPr>
        <w:t xml:space="preserve">, </w:t>
      </w:r>
      <w:r w:rsidR="006A6205" w:rsidRPr="00242FA4">
        <w:rPr>
          <w:rFonts w:ascii="Times New Roman" w:hAnsi="Times New Roman" w:cs="Times New Roman"/>
          <w:sz w:val="24"/>
          <w:szCs w:val="24"/>
        </w:rPr>
        <w:t>Supplementary Fig. 1</w:t>
      </w:r>
      <w:r w:rsidR="005C4305" w:rsidRPr="00242FA4">
        <w:rPr>
          <w:rFonts w:ascii="Times New Roman" w:hAnsi="Times New Roman" w:cs="Times New Roman"/>
          <w:color w:val="222222"/>
          <w:sz w:val="24"/>
          <w:szCs w:val="24"/>
          <w:shd w:val="clear" w:color="auto" w:fill="FFFFFF"/>
        </w:rPr>
        <w:t>)</w:t>
      </w:r>
      <w:r w:rsidRPr="00242FA4">
        <w:rPr>
          <w:rFonts w:ascii="Times New Roman" w:hAnsi="Times New Roman" w:cs="Times New Roman"/>
          <w:color w:val="222222"/>
          <w:sz w:val="24"/>
          <w:szCs w:val="24"/>
          <w:shd w:val="clear" w:color="auto" w:fill="FFFFFF"/>
        </w:rPr>
        <w:t>. Under the MDV campaign, out of an estimated 3,096,086 dogs, an estimated 81% (95% CI: 81.36-81.44) have been vaccinated. The average dog population density in Bangladesh is 12 dog/km</w:t>
      </w:r>
      <w:r w:rsidRPr="00242FA4">
        <w:rPr>
          <w:rFonts w:ascii="Times New Roman" w:hAnsi="Times New Roman" w:cs="Times New Roman"/>
          <w:color w:val="222222"/>
          <w:sz w:val="24"/>
          <w:szCs w:val="24"/>
          <w:shd w:val="clear" w:color="auto" w:fill="FFFFFF"/>
          <w:vertAlign w:val="superscript"/>
        </w:rPr>
        <w:t>2</w:t>
      </w:r>
      <w:r w:rsidRPr="00242FA4">
        <w:rPr>
          <w:rFonts w:ascii="Times New Roman" w:hAnsi="Times New Roman" w:cs="Times New Roman"/>
          <w:color w:val="222222"/>
          <w:sz w:val="24"/>
          <w:szCs w:val="24"/>
          <w:shd w:val="clear" w:color="auto" w:fill="FFFFFF"/>
        </w:rPr>
        <w:t xml:space="preserve"> (95% CI 2.3, 22.2), and the </w:t>
      </w:r>
      <w:del w:id="46" w:author="Mohammad Nayeem Hasan" w:date="2023-04-21T03:02:00Z">
        <w:r w:rsidRPr="00242FA4" w:rsidDel="004F4A54">
          <w:rPr>
            <w:rFonts w:ascii="Times New Roman" w:hAnsi="Times New Roman" w:cs="Times New Roman"/>
            <w:color w:val="222222"/>
            <w:sz w:val="24"/>
            <w:szCs w:val="24"/>
            <w:shd w:val="clear" w:color="auto" w:fill="FFFFFF"/>
          </w:rPr>
          <w:delText>human:dog</w:delText>
        </w:r>
      </w:del>
      <w:ins w:id="47" w:author="Mohammad Nayeem Hasan" w:date="2023-04-21T03:02:00Z">
        <w:r w:rsidR="004F4A54" w:rsidRPr="00242FA4">
          <w:rPr>
            <w:rFonts w:ascii="Times New Roman" w:hAnsi="Times New Roman" w:cs="Times New Roman"/>
            <w:color w:val="222222"/>
            <w:sz w:val="24"/>
            <w:szCs w:val="24"/>
            <w:shd w:val="clear" w:color="auto" w:fill="FFFFFF"/>
          </w:rPr>
          <w:t xml:space="preserve">human: </w:t>
        </w:r>
        <w:r w:rsidR="004F4A54" w:rsidRPr="00242FA4">
          <w:rPr>
            <w:rFonts w:ascii="Times New Roman" w:hAnsi="Times New Roman" w:cs="Times New Roman"/>
            <w:color w:val="222222"/>
            <w:sz w:val="24"/>
            <w:szCs w:val="24"/>
            <w:shd w:val="clear" w:color="auto" w:fill="FFFFFF"/>
          </w:rPr>
          <w:lastRenderedPageBreak/>
          <w:t>dog</w:t>
        </w:r>
      </w:ins>
      <w:r w:rsidRPr="00242FA4">
        <w:rPr>
          <w:rFonts w:ascii="Times New Roman" w:hAnsi="Times New Roman" w:cs="Times New Roman"/>
          <w:color w:val="222222"/>
          <w:sz w:val="24"/>
          <w:szCs w:val="24"/>
          <w:shd w:val="clear" w:color="auto" w:fill="FFFFFF"/>
        </w:rPr>
        <w:t xml:space="preserve"> ratio is 97 (95% CI 51, 179)</w:t>
      </w:r>
      <w:r w:rsidR="00F6274B" w:rsidRPr="00242FA4">
        <w:rPr>
          <w:rFonts w:ascii="Times New Roman" w:hAnsi="Times New Roman" w:cs="Times New Roman"/>
          <w:color w:val="222222"/>
          <w:sz w:val="24"/>
          <w:szCs w:val="24"/>
          <w:shd w:val="clear" w:color="auto" w:fill="FFFFFF"/>
        </w:rPr>
        <w:t xml:space="preserve"> (Fig. 2</w:t>
      </w:r>
      <w:r w:rsidR="00913508" w:rsidRPr="00242FA4">
        <w:rPr>
          <w:rFonts w:ascii="Times New Roman" w:hAnsi="Times New Roman" w:cs="Times New Roman"/>
          <w:color w:val="222222"/>
          <w:sz w:val="24"/>
          <w:szCs w:val="24"/>
          <w:shd w:val="clear" w:color="auto" w:fill="FFFFFF"/>
        </w:rPr>
        <w:t>)</w:t>
      </w:r>
      <w:r w:rsidRPr="00242FA4">
        <w:rPr>
          <w:rFonts w:ascii="Times New Roman" w:hAnsi="Times New Roman" w:cs="Times New Roman"/>
          <w:color w:val="222222"/>
          <w:sz w:val="24"/>
          <w:szCs w:val="24"/>
          <w:shd w:val="clear" w:color="auto" w:fill="FFFFFF"/>
        </w:rPr>
        <w:t xml:space="preserve">. </w:t>
      </w:r>
      <w:r w:rsidR="00216A7A" w:rsidRPr="00242FA4">
        <w:rPr>
          <w:rFonts w:ascii="Times New Roman" w:hAnsi="Times New Roman" w:cs="Times New Roman"/>
          <w:color w:val="222222"/>
          <w:sz w:val="24"/>
          <w:szCs w:val="24"/>
          <w:shd w:val="clear" w:color="auto" w:fill="FFFFFF"/>
        </w:rPr>
        <w:t>From 2011 to 2022, a total of 257,3827 doses of ARV used to manage the animal bite cases at NRPCC, BITID and DRPCCs of Bangladesh with an average of 214,485 doses ARV used each year</w:t>
      </w:r>
      <w:r w:rsidR="009313D0" w:rsidRPr="00242FA4">
        <w:rPr>
          <w:rFonts w:ascii="Times New Roman" w:hAnsi="Times New Roman" w:cs="Times New Roman"/>
          <w:color w:val="222222"/>
          <w:sz w:val="24"/>
          <w:szCs w:val="24"/>
          <w:shd w:val="clear" w:color="auto" w:fill="FFFFFF"/>
        </w:rPr>
        <w:t xml:space="preserve"> (Fig.</w:t>
      </w:r>
      <w:r w:rsidR="00C744B4" w:rsidRPr="00242FA4">
        <w:rPr>
          <w:rFonts w:ascii="Times New Roman" w:hAnsi="Times New Roman" w:cs="Times New Roman"/>
          <w:color w:val="222222"/>
          <w:sz w:val="24"/>
          <w:szCs w:val="24"/>
          <w:shd w:val="clear" w:color="auto" w:fill="FFFFFF"/>
        </w:rPr>
        <w:t xml:space="preserve"> 3</w:t>
      </w:r>
      <w:r w:rsidR="009313D0" w:rsidRPr="00242FA4">
        <w:rPr>
          <w:rFonts w:ascii="Times New Roman" w:hAnsi="Times New Roman" w:cs="Times New Roman"/>
          <w:color w:val="222222"/>
          <w:sz w:val="24"/>
          <w:szCs w:val="24"/>
          <w:shd w:val="clear" w:color="auto" w:fill="FFFFFF"/>
        </w:rPr>
        <w:t>)</w:t>
      </w:r>
      <w:r w:rsidR="00216A7A" w:rsidRPr="00242FA4">
        <w:rPr>
          <w:rFonts w:ascii="Times New Roman" w:hAnsi="Times New Roman" w:cs="Times New Roman"/>
          <w:color w:val="222222"/>
          <w:sz w:val="24"/>
          <w:szCs w:val="24"/>
          <w:shd w:val="clear" w:color="auto" w:fill="FFFFFF"/>
        </w:rPr>
        <w:t>. In total, 7</w:t>
      </w:r>
      <w:r w:rsidR="0074271C" w:rsidRPr="00242FA4">
        <w:rPr>
          <w:rFonts w:ascii="Times New Roman" w:hAnsi="Times New Roman" w:cs="Times New Roman"/>
          <w:color w:val="222222"/>
          <w:sz w:val="24"/>
          <w:szCs w:val="24"/>
          <w:shd w:val="clear" w:color="auto" w:fill="FFFFFF"/>
        </w:rPr>
        <w:t>45</w:t>
      </w:r>
      <w:r w:rsidR="00216A7A" w:rsidRPr="00242FA4">
        <w:rPr>
          <w:rFonts w:ascii="Times New Roman" w:hAnsi="Times New Roman" w:cs="Times New Roman"/>
          <w:color w:val="222222"/>
          <w:sz w:val="24"/>
          <w:szCs w:val="24"/>
          <w:shd w:val="clear" w:color="auto" w:fill="FFFFFF"/>
        </w:rPr>
        <w:t xml:space="preserve"> cases of human rabies were reported in Bangladesh between 2011 and 2022, with an average of five cases recorded monthly (0.00</w:t>
      </w:r>
      <w:r w:rsidR="001F0F4B" w:rsidRPr="00242FA4">
        <w:rPr>
          <w:rFonts w:ascii="Times New Roman" w:hAnsi="Times New Roman" w:cs="Times New Roman"/>
          <w:color w:val="222222"/>
          <w:sz w:val="24"/>
          <w:szCs w:val="24"/>
          <w:shd w:val="clear" w:color="auto" w:fill="FFFFFF"/>
        </w:rPr>
        <w:t>4</w:t>
      </w:r>
      <w:r w:rsidR="00216A7A" w:rsidRPr="00242FA4">
        <w:rPr>
          <w:rFonts w:ascii="Times New Roman" w:hAnsi="Times New Roman" w:cs="Times New Roman"/>
          <w:color w:val="222222"/>
          <w:sz w:val="24"/>
          <w:szCs w:val="24"/>
          <w:shd w:val="clear" w:color="auto" w:fill="FFFFFF"/>
        </w:rPr>
        <w:t xml:space="preserve"> cases per 100,000 population) and sixty-</w:t>
      </w:r>
      <w:r w:rsidR="00B852B6" w:rsidRPr="00242FA4">
        <w:rPr>
          <w:rFonts w:ascii="Times New Roman" w:hAnsi="Times New Roman" w:cs="Times New Roman"/>
          <w:color w:val="222222"/>
          <w:sz w:val="24"/>
          <w:szCs w:val="24"/>
          <w:shd w:val="clear" w:color="auto" w:fill="FFFFFF"/>
        </w:rPr>
        <w:t>two</w:t>
      </w:r>
      <w:r w:rsidR="00216A7A" w:rsidRPr="00242FA4">
        <w:rPr>
          <w:rFonts w:ascii="Times New Roman" w:hAnsi="Times New Roman" w:cs="Times New Roman"/>
          <w:color w:val="222222"/>
          <w:sz w:val="24"/>
          <w:szCs w:val="24"/>
          <w:shd w:val="clear" w:color="auto" w:fill="FFFFFF"/>
        </w:rPr>
        <w:t xml:space="preserve"> cases recorded annually (0.04 cases per 100,000 population)</w:t>
      </w:r>
      <w:r w:rsidR="000B34B8" w:rsidRPr="000B34B8">
        <w:rPr>
          <w:rFonts w:ascii="Times New Roman" w:hAnsi="Times New Roman" w:cs="Times New Roman"/>
          <w:color w:val="222222"/>
          <w:sz w:val="24"/>
          <w:szCs w:val="24"/>
          <w:shd w:val="clear" w:color="auto" w:fill="FFFFFF"/>
        </w:rPr>
        <w:t>. The highest number of cases was seen in 2018 (20 cases, 5.5 cases per 10 million population). The districts in the middle of the country saw the highest number of cases (Fig. 4). We also fo</w:t>
      </w:r>
      <w:r w:rsidRPr="00242FA4">
        <w:rPr>
          <w:rFonts w:ascii="Times New Roman" w:hAnsi="Times New Roman" w:cs="Times New Roman"/>
          <w:color w:val="222222"/>
          <w:sz w:val="24"/>
          <w:szCs w:val="24"/>
          <w:shd w:val="clear" w:color="auto" w:fill="FFFFFF"/>
        </w:rPr>
        <w:t xml:space="preserve">und </w:t>
      </w:r>
      <w:del w:id="48" w:author="Mohammad Nayeem Hasan" w:date="2023-04-21T04:39:00Z">
        <w:r w:rsidRPr="00242FA4" w:rsidDel="008D5B3D">
          <w:rPr>
            <w:rFonts w:ascii="Times New Roman" w:hAnsi="Times New Roman" w:cs="Times New Roman"/>
            <w:color w:val="222222"/>
            <w:sz w:val="24"/>
            <w:szCs w:val="24"/>
            <w:shd w:val="clear" w:color="auto" w:fill="FFFFFF"/>
          </w:rPr>
          <w:delText>an increasing trends</w:delText>
        </w:r>
      </w:del>
      <w:ins w:id="49" w:author="Mohammad Nayeem Hasan" w:date="2023-04-21T04:39:00Z">
        <w:r w:rsidR="008D5B3D">
          <w:rPr>
            <w:rFonts w:ascii="Times New Roman" w:hAnsi="Times New Roman" w:cs="Times New Roman"/>
            <w:color w:val="222222"/>
            <w:sz w:val="24"/>
            <w:szCs w:val="24"/>
            <w:shd w:val="clear" w:color="auto" w:fill="FFFFFF"/>
          </w:rPr>
          <w:t>an increasing trend</w:t>
        </w:r>
      </w:ins>
      <w:r w:rsidRPr="00242FA4">
        <w:rPr>
          <w:rFonts w:ascii="Times New Roman" w:hAnsi="Times New Roman" w:cs="Times New Roman"/>
          <w:color w:val="222222"/>
          <w:sz w:val="24"/>
          <w:szCs w:val="24"/>
          <w:shd w:val="clear" w:color="auto" w:fill="FFFFFF"/>
        </w:rPr>
        <w:t xml:space="preserve"> </w:t>
      </w:r>
      <w:del w:id="50" w:author="Mohammad Nayeem Hasan" w:date="2023-04-21T04:38:00Z">
        <w:r w:rsidRPr="00242FA4" w:rsidDel="001B1210">
          <w:rPr>
            <w:rFonts w:ascii="Times New Roman" w:hAnsi="Times New Roman" w:cs="Times New Roman"/>
            <w:color w:val="222222"/>
            <w:sz w:val="24"/>
            <w:szCs w:val="24"/>
            <w:shd w:val="clear" w:color="auto" w:fill="FFFFFF"/>
          </w:rPr>
          <w:delText xml:space="preserve">of </w:delText>
        </w:r>
      </w:del>
      <w:ins w:id="51" w:author="Mohammad Nayeem Hasan" w:date="2023-04-21T04:38:00Z">
        <w:r w:rsidR="001B1210">
          <w:rPr>
            <w:rFonts w:ascii="Times New Roman" w:hAnsi="Times New Roman" w:cs="Times New Roman"/>
            <w:color w:val="222222"/>
            <w:sz w:val="24"/>
            <w:szCs w:val="24"/>
            <w:shd w:val="clear" w:color="auto" w:fill="FFFFFF"/>
          </w:rPr>
          <w:t>in</w:t>
        </w:r>
        <w:r w:rsidR="001B1210" w:rsidRPr="00242FA4">
          <w:rPr>
            <w:rFonts w:ascii="Times New Roman" w:hAnsi="Times New Roman" w:cs="Times New Roman"/>
            <w:color w:val="222222"/>
            <w:sz w:val="24"/>
            <w:szCs w:val="24"/>
            <w:shd w:val="clear" w:color="auto" w:fill="FFFFFF"/>
          </w:rPr>
          <w:t xml:space="preserve"> </w:t>
        </w:r>
      </w:ins>
      <w:r w:rsidRPr="00242FA4">
        <w:rPr>
          <w:rFonts w:ascii="Times New Roman" w:hAnsi="Times New Roman" w:cs="Times New Roman"/>
          <w:color w:val="222222"/>
          <w:sz w:val="24"/>
          <w:szCs w:val="24"/>
          <w:shd w:val="clear" w:color="auto" w:fill="FFFFFF"/>
        </w:rPr>
        <w:t>ARV utilization and dog vaccination and a decreasing trend of human rabies cases in Bangladesh from 2011–2022 (</w:t>
      </w:r>
      <w:r w:rsidR="008F468C" w:rsidRPr="00242FA4">
        <w:rPr>
          <w:rFonts w:ascii="Times New Roman" w:hAnsi="Times New Roman" w:cs="Times New Roman"/>
          <w:sz w:val="24"/>
          <w:szCs w:val="24"/>
        </w:rPr>
        <w:t>Supplementary Fig. 1</w:t>
      </w:r>
      <w:r w:rsidRPr="00242FA4">
        <w:rPr>
          <w:rFonts w:ascii="Times New Roman" w:hAnsi="Times New Roman" w:cs="Times New Roman"/>
          <w:color w:val="222222"/>
          <w:sz w:val="24"/>
          <w:szCs w:val="24"/>
          <w:shd w:val="clear" w:color="auto" w:fill="FFFFFF"/>
        </w:rPr>
        <w:t>).</w:t>
      </w:r>
    </w:p>
    <w:p w14:paraId="4FA18C00" w14:textId="77777777" w:rsidR="00971561" w:rsidRPr="00242FA4" w:rsidRDefault="00971561" w:rsidP="00971561">
      <w:pPr>
        <w:spacing w:after="0" w:line="360" w:lineRule="auto"/>
        <w:rPr>
          <w:rFonts w:ascii="Times New Roman" w:hAnsi="Times New Roman" w:cs="Times New Roman"/>
          <w:color w:val="222222"/>
          <w:sz w:val="24"/>
          <w:szCs w:val="24"/>
          <w:shd w:val="clear" w:color="auto" w:fill="FFFFFF"/>
        </w:rPr>
      </w:pPr>
    </w:p>
    <w:p w14:paraId="46C46A09" w14:textId="449235BB" w:rsidR="00BA623B" w:rsidRDefault="00A7065C" w:rsidP="0083757F">
      <w:pPr>
        <w:spacing w:line="360" w:lineRule="auto"/>
        <w:rPr>
          <w:rFonts w:ascii="Times New Roman" w:hAnsi="Times New Roman" w:cs="Times New Roman"/>
          <w:sz w:val="24"/>
          <w:szCs w:val="24"/>
        </w:rPr>
      </w:pPr>
      <w:r w:rsidRPr="00242FA4">
        <w:rPr>
          <w:rFonts w:ascii="Times New Roman" w:hAnsi="Times New Roman" w:cs="Times New Roman"/>
          <w:sz w:val="24"/>
          <w:szCs w:val="24"/>
        </w:rPr>
        <w:t xml:space="preserve">In </w:t>
      </w:r>
      <w:r w:rsidR="00BA623B" w:rsidRPr="00242FA4">
        <w:rPr>
          <w:rFonts w:ascii="Times New Roman" w:hAnsi="Times New Roman" w:cs="Times New Roman"/>
          <w:sz w:val="24"/>
          <w:szCs w:val="24"/>
        </w:rPr>
        <w:t>Spearman rank correlation coefficients</w:t>
      </w:r>
      <w:r w:rsidR="005E2285" w:rsidRPr="00242FA4">
        <w:rPr>
          <w:rFonts w:ascii="Times New Roman" w:hAnsi="Times New Roman" w:cs="Times New Roman"/>
          <w:sz w:val="24"/>
          <w:szCs w:val="24"/>
        </w:rPr>
        <w:t>, we found</w:t>
      </w:r>
      <w:r w:rsidR="00BA623B" w:rsidRPr="00242FA4">
        <w:rPr>
          <w:rFonts w:ascii="Times New Roman" w:hAnsi="Times New Roman" w:cs="Times New Roman"/>
          <w:sz w:val="24"/>
          <w:szCs w:val="24"/>
        </w:rPr>
        <w:t xml:space="preserve"> </w:t>
      </w:r>
      <w:del w:id="52" w:author="Mohammad Nayeem Hasan" w:date="2023-04-21T04:40:00Z">
        <w:r w:rsidR="005E2285" w:rsidRPr="00242FA4" w:rsidDel="008D5B3D">
          <w:rPr>
            <w:rFonts w:ascii="Times New Roman" w:hAnsi="Times New Roman" w:cs="Times New Roman"/>
            <w:sz w:val="24"/>
            <w:szCs w:val="24"/>
          </w:rPr>
          <w:delText xml:space="preserve">as </w:delText>
        </w:r>
      </w:del>
      <w:ins w:id="53" w:author="Mohammad Nayeem Hasan" w:date="2023-04-21T04:38:00Z">
        <w:r w:rsidR="001B1210">
          <w:rPr>
            <w:rFonts w:ascii="Times New Roman" w:hAnsi="Times New Roman" w:cs="Times New Roman"/>
            <w:sz w:val="24"/>
            <w:szCs w:val="24"/>
          </w:rPr>
          <w:t xml:space="preserve">an </w:t>
        </w:r>
      </w:ins>
      <w:r w:rsidR="005E2285" w:rsidRPr="00242FA4">
        <w:rPr>
          <w:rFonts w:ascii="Times New Roman" w:hAnsi="Times New Roman" w:cs="Times New Roman"/>
          <w:sz w:val="24"/>
          <w:szCs w:val="24"/>
        </w:rPr>
        <w:t xml:space="preserve">association </w:t>
      </w:r>
      <w:r w:rsidR="00BA623B" w:rsidRPr="00242FA4">
        <w:rPr>
          <w:rFonts w:ascii="Times New Roman" w:hAnsi="Times New Roman" w:cs="Times New Roman"/>
          <w:sz w:val="24"/>
          <w:szCs w:val="24"/>
        </w:rPr>
        <w:t xml:space="preserve">between </w:t>
      </w:r>
      <w:r w:rsidR="00CD45F7" w:rsidRPr="00242FA4">
        <w:rPr>
          <w:rFonts w:ascii="Times New Roman" w:hAnsi="Times New Roman" w:cs="Times New Roman"/>
          <w:sz w:val="24"/>
          <w:szCs w:val="24"/>
        </w:rPr>
        <w:t>animal bites incidence</w:t>
      </w:r>
      <w:r w:rsidR="00BA623B" w:rsidRPr="00242FA4">
        <w:rPr>
          <w:rFonts w:ascii="Times New Roman" w:hAnsi="Times New Roman" w:cs="Times New Roman"/>
          <w:sz w:val="24"/>
          <w:szCs w:val="24"/>
        </w:rPr>
        <w:t xml:space="preserve"> and ARV </w:t>
      </w:r>
      <w:r w:rsidR="00CD45F7" w:rsidRPr="00242FA4">
        <w:rPr>
          <w:rFonts w:ascii="Times New Roman" w:hAnsi="Times New Roman" w:cs="Times New Roman"/>
          <w:sz w:val="24"/>
          <w:szCs w:val="24"/>
        </w:rPr>
        <w:t>utilization</w:t>
      </w:r>
      <w:r w:rsidR="00BA623B" w:rsidRPr="00242FA4">
        <w:rPr>
          <w:rFonts w:ascii="Times New Roman" w:hAnsi="Times New Roman" w:cs="Times New Roman"/>
          <w:sz w:val="24"/>
          <w:szCs w:val="24"/>
        </w:rPr>
        <w:t xml:space="preserve"> </w:t>
      </w:r>
      <w:commentRangeStart w:id="54"/>
      <w:r w:rsidR="00BA623B" w:rsidRPr="00242FA4">
        <w:rPr>
          <w:rFonts w:ascii="Times New Roman" w:hAnsi="Times New Roman" w:cs="Times New Roman"/>
          <w:sz w:val="24"/>
          <w:szCs w:val="24"/>
        </w:rPr>
        <w:t>(Figure 1)</w:t>
      </w:r>
      <w:r w:rsidR="00E766C4" w:rsidRPr="00242FA4">
        <w:rPr>
          <w:rFonts w:ascii="Times New Roman" w:hAnsi="Times New Roman" w:cs="Times New Roman"/>
          <w:sz w:val="24"/>
          <w:szCs w:val="24"/>
        </w:rPr>
        <w:t xml:space="preserve"> </w:t>
      </w:r>
      <w:commentRangeEnd w:id="54"/>
      <w:r w:rsidR="006F6C89">
        <w:rPr>
          <w:rStyle w:val="CommentReference"/>
        </w:rPr>
        <w:commentReference w:id="54"/>
      </w:r>
      <w:r w:rsidR="00E766C4" w:rsidRPr="00242FA4">
        <w:rPr>
          <w:rFonts w:ascii="Times New Roman" w:hAnsi="Times New Roman" w:cs="Times New Roman"/>
          <w:sz w:val="24"/>
          <w:szCs w:val="24"/>
        </w:rPr>
        <w:t>w</w:t>
      </w:r>
      <w:r w:rsidR="004009A1" w:rsidRPr="00242FA4">
        <w:rPr>
          <w:rFonts w:ascii="Times New Roman" w:hAnsi="Times New Roman" w:cs="Times New Roman"/>
          <w:sz w:val="24"/>
          <w:szCs w:val="24"/>
        </w:rPr>
        <w:t>here</w:t>
      </w:r>
      <w:r w:rsidR="00BA623B" w:rsidRPr="00242FA4">
        <w:rPr>
          <w:rFonts w:ascii="Times New Roman" w:hAnsi="Times New Roman" w:cs="Times New Roman"/>
          <w:sz w:val="24"/>
          <w:szCs w:val="24"/>
        </w:rPr>
        <w:t xml:space="preserve"> </w:t>
      </w:r>
      <w:r w:rsidR="00E766C4" w:rsidRPr="00242FA4">
        <w:rPr>
          <w:rFonts w:ascii="Times New Roman" w:hAnsi="Times New Roman" w:cs="Times New Roman"/>
          <w:sz w:val="24"/>
          <w:szCs w:val="24"/>
        </w:rPr>
        <w:t>d</w:t>
      </w:r>
      <w:r w:rsidR="00BA623B" w:rsidRPr="00242FA4">
        <w:rPr>
          <w:rFonts w:ascii="Times New Roman" w:hAnsi="Times New Roman" w:cs="Times New Roman"/>
          <w:sz w:val="24"/>
          <w:szCs w:val="24"/>
        </w:rPr>
        <w:t xml:space="preserve">og bites (r = 0.865, p&lt;0.05), </w:t>
      </w:r>
      <w:r w:rsidR="004009A1" w:rsidRPr="00242FA4">
        <w:rPr>
          <w:rFonts w:ascii="Times New Roman" w:hAnsi="Times New Roman" w:cs="Times New Roman"/>
          <w:sz w:val="24"/>
          <w:szCs w:val="24"/>
        </w:rPr>
        <w:t>bites with other</w:t>
      </w:r>
      <w:r w:rsidR="00BA623B" w:rsidRPr="00242FA4">
        <w:rPr>
          <w:rFonts w:ascii="Times New Roman" w:hAnsi="Times New Roman" w:cs="Times New Roman"/>
          <w:sz w:val="24"/>
          <w:szCs w:val="24"/>
        </w:rPr>
        <w:t xml:space="preserve"> animal</w:t>
      </w:r>
      <w:r w:rsidR="002A1B80" w:rsidRPr="00242FA4">
        <w:rPr>
          <w:rFonts w:ascii="Times New Roman" w:hAnsi="Times New Roman" w:cs="Times New Roman"/>
          <w:sz w:val="24"/>
          <w:szCs w:val="24"/>
        </w:rPr>
        <w:t>s</w:t>
      </w:r>
      <w:r w:rsidR="00BA623B" w:rsidRPr="00242FA4">
        <w:rPr>
          <w:rFonts w:ascii="Times New Roman" w:hAnsi="Times New Roman" w:cs="Times New Roman"/>
          <w:sz w:val="24"/>
          <w:szCs w:val="24"/>
        </w:rPr>
        <w:t xml:space="preserve"> (r = 0.909, p&lt;0.05), and t</w:t>
      </w:r>
      <w:r w:rsidR="00BA623B" w:rsidRPr="006746E3">
        <w:rPr>
          <w:rFonts w:ascii="Times New Roman" w:hAnsi="Times New Roman" w:cs="Times New Roman"/>
          <w:sz w:val="24"/>
          <w:szCs w:val="24"/>
        </w:rPr>
        <w:t>otal bites</w:t>
      </w:r>
      <w:r w:rsidR="002A1B80">
        <w:rPr>
          <w:rFonts w:ascii="Times New Roman" w:hAnsi="Times New Roman" w:cs="Times New Roman"/>
          <w:sz w:val="24"/>
          <w:szCs w:val="24"/>
        </w:rPr>
        <w:t xml:space="preserve"> </w:t>
      </w:r>
      <w:r w:rsidR="00BA623B" w:rsidRPr="006746E3">
        <w:rPr>
          <w:rFonts w:ascii="Times New Roman" w:hAnsi="Times New Roman" w:cs="Times New Roman"/>
          <w:sz w:val="24"/>
          <w:szCs w:val="24"/>
        </w:rPr>
        <w:t>(r = 0.996, p</w:t>
      </w:r>
      <w:r w:rsidR="00BA623B">
        <w:rPr>
          <w:rFonts w:ascii="Times New Roman" w:hAnsi="Times New Roman" w:cs="Times New Roman"/>
          <w:sz w:val="24"/>
          <w:szCs w:val="24"/>
        </w:rPr>
        <w:t>&lt;</w:t>
      </w:r>
      <w:r w:rsidR="00BA623B" w:rsidRPr="006746E3">
        <w:rPr>
          <w:rFonts w:ascii="Times New Roman" w:hAnsi="Times New Roman" w:cs="Times New Roman"/>
          <w:sz w:val="24"/>
          <w:szCs w:val="24"/>
        </w:rPr>
        <w:t xml:space="preserve">0.05) </w:t>
      </w:r>
      <w:r w:rsidR="00A2661B">
        <w:rPr>
          <w:rFonts w:ascii="Times New Roman" w:hAnsi="Times New Roman" w:cs="Times New Roman"/>
          <w:sz w:val="24"/>
          <w:szCs w:val="24"/>
        </w:rPr>
        <w:t>were</w:t>
      </w:r>
      <w:r w:rsidR="00BA623B" w:rsidRPr="006746E3">
        <w:rPr>
          <w:rFonts w:ascii="Times New Roman" w:hAnsi="Times New Roman" w:cs="Times New Roman"/>
          <w:sz w:val="24"/>
          <w:szCs w:val="24"/>
        </w:rPr>
        <w:t xml:space="preserve"> strong </w:t>
      </w:r>
      <w:r w:rsidR="00A2661B">
        <w:rPr>
          <w:rFonts w:ascii="Times New Roman" w:hAnsi="Times New Roman" w:cs="Times New Roman"/>
          <w:sz w:val="24"/>
          <w:szCs w:val="24"/>
        </w:rPr>
        <w:t xml:space="preserve">and </w:t>
      </w:r>
      <w:r w:rsidR="00BA623B" w:rsidRPr="006746E3">
        <w:rPr>
          <w:rFonts w:ascii="Times New Roman" w:hAnsi="Times New Roman" w:cs="Times New Roman"/>
          <w:sz w:val="24"/>
          <w:szCs w:val="24"/>
        </w:rPr>
        <w:t>positive</w:t>
      </w:r>
      <w:r w:rsidR="00A2661B">
        <w:rPr>
          <w:rFonts w:ascii="Times New Roman" w:hAnsi="Times New Roman" w:cs="Times New Roman"/>
          <w:sz w:val="24"/>
          <w:szCs w:val="24"/>
        </w:rPr>
        <w:t>ly</w:t>
      </w:r>
      <w:r w:rsidR="00BA623B" w:rsidRPr="006746E3">
        <w:rPr>
          <w:rFonts w:ascii="Times New Roman" w:hAnsi="Times New Roman" w:cs="Times New Roman"/>
          <w:sz w:val="24"/>
          <w:szCs w:val="24"/>
        </w:rPr>
        <w:t xml:space="preserve"> </w:t>
      </w:r>
      <w:r w:rsidR="00BA623B">
        <w:rPr>
          <w:rFonts w:ascii="Times New Roman" w:hAnsi="Times New Roman" w:cs="Times New Roman"/>
          <w:sz w:val="24"/>
          <w:szCs w:val="24"/>
        </w:rPr>
        <w:t>correlat</w:t>
      </w:r>
      <w:r w:rsidR="00A2661B">
        <w:rPr>
          <w:rFonts w:ascii="Times New Roman" w:hAnsi="Times New Roman" w:cs="Times New Roman"/>
          <w:sz w:val="24"/>
          <w:szCs w:val="24"/>
        </w:rPr>
        <w:t>ed</w:t>
      </w:r>
      <w:r w:rsidR="00BA623B" w:rsidRPr="006746E3">
        <w:rPr>
          <w:rFonts w:ascii="Times New Roman" w:hAnsi="Times New Roman" w:cs="Times New Roman"/>
          <w:sz w:val="24"/>
          <w:szCs w:val="24"/>
        </w:rPr>
        <w:t xml:space="preserve"> with the ARV</w:t>
      </w:r>
      <w:r w:rsidR="008F468C">
        <w:rPr>
          <w:rFonts w:ascii="Times New Roman" w:hAnsi="Times New Roman" w:cs="Times New Roman"/>
          <w:sz w:val="24"/>
          <w:szCs w:val="24"/>
        </w:rPr>
        <w:t xml:space="preserve"> </w:t>
      </w:r>
      <w:commentRangeStart w:id="55"/>
      <w:r w:rsidR="008F468C">
        <w:rPr>
          <w:rFonts w:ascii="Times New Roman" w:hAnsi="Times New Roman" w:cs="Times New Roman"/>
          <w:sz w:val="24"/>
          <w:szCs w:val="24"/>
        </w:rPr>
        <w:t>(</w:t>
      </w:r>
      <w:r w:rsidR="008F468C" w:rsidRPr="006A6205">
        <w:rPr>
          <w:rFonts w:ascii="Times New Roman" w:hAnsi="Times New Roman" w:cs="Times New Roman"/>
          <w:sz w:val="24"/>
          <w:szCs w:val="24"/>
        </w:rPr>
        <w:t>Supplementary Fig. 1</w:t>
      </w:r>
      <w:r w:rsidR="008F468C">
        <w:rPr>
          <w:rFonts w:ascii="Times New Roman" w:hAnsi="Times New Roman" w:cs="Times New Roman"/>
          <w:sz w:val="24"/>
          <w:szCs w:val="24"/>
        </w:rPr>
        <w:t>)</w:t>
      </w:r>
      <w:r w:rsidR="00BA623B" w:rsidRPr="006746E3">
        <w:rPr>
          <w:rFonts w:ascii="Times New Roman" w:hAnsi="Times New Roman" w:cs="Times New Roman"/>
          <w:sz w:val="24"/>
          <w:szCs w:val="24"/>
        </w:rPr>
        <w:t xml:space="preserve">. </w:t>
      </w:r>
      <w:r w:rsidR="008F468C">
        <w:rPr>
          <w:rFonts w:ascii="Times New Roman" w:hAnsi="Times New Roman" w:cs="Times New Roman"/>
          <w:sz w:val="24"/>
          <w:szCs w:val="24"/>
        </w:rPr>
        <w:t xml:space="preserve"> </w:t>
      </w:r>
      <w:commentRangeEnd w:id="55"/>
      <w:r w:rsidR="006F6C89">
        <w:rPr>
          <w:rStyle w:val="CommentReference"/>
        </w:rPr>
        <w:commentReference w:id="55"/>
      </w:r>
    </w:p>
    <w:p w14:paraId="49860D37" w14:textId="3D5A50E7" w:rsidR="00FB5C0C" w:rsidRPr="00FB5C0C" w:rsidRDefault="00FB5C0C" w:rsidP="0083757F">
      <w:pPr>
        <w:spacing w:line="360" w:lineRule="auto"/>
        <w:rPr>
          <w:rFonts w:ascii="Times New Roman" w:hAnsi="Times New Roman" w:cs="Times New Roman"/>
          <w:sz w:val="24"/>
          <w:szCs w:val="24"/>
        </w:rPr>
      </w:pPr>
      <w:r w:rsidRPr="00FB5C0C">
        <w:rPr>
          <w:rFonts w:ascii="Times New Roman" w:hAnsi="Times New Roman" w:cs="Times New Roman"/>
          <w:sz w:val="24"/>
          <w:szCs w:val="24"/>
        </w:rPr>
        <w:t>Two main clusters were revealed by the dendrogram (</w:t>
      </w:r>
      <w:r w:rsidR="00237E3D">
        <w:rPr>
          <w:rFonts w:ascii="Times New Roman" w:hAnsi="Times New Roman" w:cs="Times New Roman"/>
          <w:sz w:val="24"/>
          <w:szCs w:val="24"/>
        </w:rPr>
        <w:t>Fig. 5</w:t>
      </w:r>
      <w:r w:rsidRPr="00FB5C0C">
        <w:rPr>
          <w:rFonts w:ascii="Times New Roman" w:hAnsi="Times New Roman" w:cs="Times New Roman"/>
          <w:sz w:val="24"/>
          <w:szCs w:val="24"/>
        </w:rPr>
        <w:t xml:space="preserve">). The first strong cluster is displayed by the left main branch. This cluster exposed strong to moderate positive correlations between three variables (dog rabies vaccination, human rabies vaccination, and the year in which the vaccinations occurred).  We have found strong positive correlations between </w:t>
      </w:r>
      <w:del w:id="56" w:author="Mohammad Nayeem Hasan" w:date="2023-04-21T04:38:00Z">
        <w:r w:rsidRPr="00FB5C0C" w:rsidDel="001B1210">
          <w:rPr>
            <w:rFonts w:ascii="Times New Roman" w:hAnsi="Times New Roman" w:cs="Times New Roman"/>
            <w:sz w:val="24"/>
            <w:szCs w:val="24"/>
          </w:rPr>
          <w:delText xml:space="preserve">year </w:delText>
        </w:r>
      </w:del>
      <w:ins w:id="57" w:author="Mohammad Nayeem Hasan" w:date="2023-04-21T04:38:00Z">
        <w:r w:rsidR="001B1210">
          <w:rPr>
            <w:rFonts w:ascii="Times New Roman" w:hAnsi="Times New Roman" w:cs="Times New Roman"/>
            <w:sz w:val="24"/>
            <w:szCs w:val="24"/>
          </w:rPr>
          <w:t>years</w:t>
        </w:r>
        <w:r w:rsidR="001B1210" w:rsidRPr="00FB5C0C">
          <w:rPr>
            <w:rFonts w:ascii="Times New Roman" w:hAnsi="Times New Roman" w:cs="Times New Roman"/>
            <w:sz w:val="24"/>
            <w:szCs w:val="24"/>
          </w:rPr>
          <w:t xml:space="preserve"> </w:t>
        </w:r>
      </w:ins>
      <w:r w:rsidRPr="00FB5C0C">
        <w:rPr>
          <w:rFonts w:ascii="Times New Roman" w:hAnsi="Times New Roman" w:cs="Times New Roman"/>
          <w:sz w:val="24"/>
          <w:szCs w:val="24"/>
        </w:rPr>
        <w:t xml:space="preserve">of vaccination and human vaccine. Moderate positive correlations have been found </w:t>
      </w:r>
      <w:del w:id="58" w:author="Mohammad Nayeem Hasan" w:date="2023-04-21T04:40:00Z">
        <w:r w:rsidRPr="00FB5C0C" w:rsidDel="008D5B3D">
          <w:rPr>
            <w:rFonts w:ascii="Times New Roman" w:hAnsi="Times New Roman" w:cs="Times New Roman"/>
            <w:sz w:val="24"/>
            <w:szCs w:val="24"/>
          </w:rPr>
          <w:delText xml:space="preserve">between </w:delText>
        </w:r>
      </w:del>
      <w:ins w:id="59" w:author="Mohammad Nayeem Hasan" w:date="2023-04-21T04:40:00Z">
        <w:r w:rsidR="008D5B3D">
          <w:rPr>
            <w:rFonts w:ascii="Times New Roman" w:hAnsi="Times New Roman" w:cs="Times New Roman"/>
            <w:sz w:val="24"/>
            <w:szCs w:val="24"/>
          </w:rPr>
          <w:t xml:space="preserve">between the </w:t>
        </w:r>
      </w:ins>
      <w:r w:rsidRPr="00FB5C0C">
        <w:rPr>
          <w:rFonts w:ascii="Times New Roman" w:hAnsi="Times New Roman" w:cs="Times New Roman"/>
          <w:sz w:val="24"/>
          <w:szCs w:val="24"/>
        </w:rPr>
        <w:t xml:space="preserve">human rabies vaccine and </w:t>
      </w:r>
      <w:ins w:id="60" w:author="Mohammad Nayeem Hasan" w:date="2023-04-21T04:40:00Z">
        <w:r w:rsidR="008D5B3D">
          <w:rPr>
            <w:rFonts w:ascii="Times New Roman" w:hAnsi="Times New Roman" w:cs="Times New Roman"/>
            <w:sz w:val="24"/>
            <w:szCs w:val="24"/>
          </w:rPr>
          <w:t xml:space="preserve">the </w:t>
        </w:r>
      </w:ins>
      <w:r w:rsidRPr="00FB5C0C">
        <w:rPr>
          <w:rFonts w:ascii="Times New Roman" w:hAnsi="Times New Roman" w:cs="Times New Roman"/>
          <w:sz w:val="24"/>
          <w:szCs w:val="24"/>
        </w:rPr>
        <w:t xml:space="preserve">dog rabies vaccine. Dog rabies vaccination and year of vaccination show </w:t>
      </w:r>
      <w:del w:id="61" w:author="Mohammad Nayeem Hasan" w:date="2023-04-21T04:45:00Z">
        <w:r w:rsidRPr="00FB5C0C" w:rsidDel="008D5B3D">
          <w:rPr>
            <w:rFonts w:ascii="Times New Roman" w:hAnsi="Times New Roman" w:cs="Times New Roman"/>
            <w:sz w:val="24"/>
            <w:szCs w:val="24"/>
          </w:rPr>
          <w:delText xml:space="preserve">week </w:delText>
        </w:r>
      </w:del>
      <w:ins w:id="62" w:author="Mohammad Nayeem Hasan" w:date="2023-04-21T04:45:00Z">
        <w:r w:rsidR="008D5B3D">
          <w:rPr>
            <w:rFonts w:ascii="Times New Roman" w:hAnsi="Times New Roman" w:cs="Times New Roman"/>
            <w:sz w:val="24"/>
            <w:szCs w:val="24"/>
          </w:rPr>
          <w:t>weak</w:t>
        </w:r>
        <w:r w:rsidR="008D5B3D" w:rsidRPr="00FB5C0C">
          <w:rPr>
            <w:rFonts w:ascii="Times New Roman" w:hAnsi="Times New Roman" w:cs="Times New Roman"/>
            <w:sz w:val="24"/>
            <w:szCs w:val="24"/>
          </w:rPr>
          <w:t xml:space="preserve"> </w:t>
        </w:r>
      </w:ins>
      <w:r w:rsidRPr="00FB5C0C">
        <w:rPr>
          <w:rFonts w:ascii="Times New Roman" w:hAnsi="Times New Roman" w:cs="Times New Roman"/>
          <w:sz w:val="24"/>
          <w:szCs w:val="24"/>
        </w:rPr>
        <w:t>positive correlations. The next main cluster is the right main branch, in which there were moderate negative correlations for mortality. Mortality and human rabies vaccination have a moderate negative correlation. Year of vaccination and dog rabies vaccinations were found to have a weaker negative correlation.</w:t>
      </w:r>
      <w:r w:rsidR="00237E3D">
        <w:rPr>
          <w:rFonts w:ascii="Times New Roman" w:hAnsi="Times New Roman" w:cs="Times New Roman"/>
          <w:sz w:val="24"/>
          <w:szCs w:val="24"/>
        </w:rPr>
        <w:t xml:space="preserve"> </w:t>
      </w:r>
    </w:p>
    <w:p w14:paraId="1A20E1DC" w14:textId="77777777" w:rsidR="00E41F46" w:rsidRPr="00E41F46" w:rsidRDefault="00E41F46" w:rsidP="00E41F46">
      <w:pPr>
        <w:jc w:val="both"/>
        <w:rPr>
          <w:rFonts w:ascii="Times New Roman" w:hAnsi="Times New Roman" w:cs="Times New Roman"/>
          <w:sz w:val="24"/>
          <w:szCs w:val="24"/>
        </w:rPr>
      </w:pPr>
    </w:p>
    <w:p w14:paraId="2E786044" w14:textId="77777777" w:rsidR="00971561" w:rsidRPr="00745D9A" w:rsidRDefault="00971561" w:rsidP="00971561">
      <w:pPr>
        <w:spacing w:after="0" w:line="360" w:lineRule="auto"/>
        <w:rPr>
          <w:rFonts w:ascii="Times New Roman" w:hAnsi="Times New Roman" w:cs="Times New Roman"/>
          <w:b/>
          <w:bCs/>
          <w:sz w:val="24"/>
          <w:szCs w:val="24"/>
        </w:rPr>
      </w:pPr>
      <w:r w:rsidRPr="00745D9A">
        <w:rPr>
          <w:rFonts w:ascii="Times New Roman" w:hAnsi="Times New Roman" w:cs="Times New Roman"/>
          <w:b/>
          <w:bCs/>
          <w:sz w:val="24"/>
          <w:szCs w:val="24"/>
        </w:rPr>
        <w:t>Phylogenetic tree</w:t>
      </w:r>
    </w:p>
    <w:p w14:paraId="5B11ED63" w14:textId="058CB79B" w:rsidR="00971561" w:rsidRDefault="003667F3" w:rsidP="00971561">
      <w:pPr>
        <w:spacing w:after="0" w:line="360" w:lineRule="auto"/>
        <w:rPr>
          <w:rFonts w:ascii="Times New Roman" w:hAnsi="Times New Roman" w:cs="Times New Roman"/>
          <w:sz w:val="24"/>
          <w:szCs w:val="24"/>
        </w:rPr>
      </w:pPr>
      <w:r w:rsidRPr="00110CD1">
        <w:rPr>
          <w:rFonts w:ascii="Times New Roman" w:hAnsi="Times New Roman" w:cs="Times New Roman"/>
          <w:sz w:val="24"/>
          <w:szCs w:val="24"/>
        </w:rPr>
        <w:t xml:space="preserve">Coordinated rabies control efforts in the area continue to be hampered by </w:t>
      </w:r>
      <w:ins w:id="63" w:author="Mohammad Nayeem Hasan" w:date="2023-04-21T04:39:00Z">
        <w:r w:rsidR="001B1210">
          <w:rPr>
            <w:rFonts w:ascii="Times New Roman" w:hAnsi="Times New Roman" w:cs="Times New Roman"/>
            <w:sz w:val="24"/>
            <w:szCs w:val="24"/>
          </w:rPr>
          <w:t xml:space="preserve">a </w:t>
        </w:r>
      </w:ins>
      <w:del w:id="64" w:author="Mohammad Nayeem Hasan" w:date="2023-04-21T04:42:00Z">
        <w:r w:rsidDel="008D5B3D">
          <w:rPr>
            <w:rFonts w:ascii="Times New Roman" w:hAnsi="Times New Roman" w:cs="Times New Roman"/>
            <w:sz w:val="24"/>
            <w:szCs w:val="24"/>
          </w:rPr>
          <w:delText xml:space="preserve">luck </w:delText>
        </w:r>
      </w:del>
      <w:ins w:id="65" w:author="Mohammad Nayeem Hasan" w:date="2023-04-21T04:42:00Z">
        <w:r w:rsidR="008D5B3D">
          <w:rPr>
            <w:rFonts w:ascii="Times New Roman" w:hAnsi="Times New Roman" w:cs="Times New Roman"/>
            <w:sz w:val="24"/>
            <w:szCs w:val="24"/>
          </w:rPr>
          <w:t xml:space="preserve">lack </w:t>
        </w:r>
      </w:ins>
      <w:r>
        <w:rPr>
          <w:rFonts w:ascii="Times New Roman" w:hAnsi="Times New Roman" w:cs="Times New Roman"/>
          <w:sz w:val="24"/>
          <w:szCs w:val="24"/>
        </w:rPr>
        <w:t>of knowledge</w:t>
      </w:r>
      <w:r w:rsidRPr="00110CD1">
        <w:rPr>
          <w:rFonts w:ascii="Times New Roman" w:hAnsi="Times New Roman" w:cs="Times New Roman"/>
          <w:sz w:val="24"/>
          <w:szCs w:val="24"/>
        </w:rPr>
        <w:t xml:space="preserve"> </w:t>
      </w:r>
      <w:r>
        <w:rPr>
          <w:rFonts w:ascii="Times New Roman" w:hAnsi="Times New Roman" w:cs="Times New Roman"/>
          <w:sz w:val="24"/>
          <w:szCs w:val="24"/>
        </w:rPr>
        <w:t>regarding</w:t>
      </w:r>
      <w:r w:rsidRPr="00110CD1">
        <w:rPr>
          <w:rFonts w:ascii="Times New Roman" w:hAnsi="Times New Roman" w:cs="Times New Roman"/>
          <w:sz w:val="24"/>
          <w:szCs w:val="24"/>
        </w:rPr>
        <w:t xml:space="preserve"> the phylogenetic relationships between the rabies virus in Bangladesh and viruses in other </w:t>
      </w:r>
      <w:r>
        <w:rPr>
          <w:rFonts w:ascii="Times New Roman" w:hAnsi="Times New Roman" w:cs="Times New Roman"/>
          <w:sz w:val="24"/>
          <w:szCs w:val="24"/>
        </w:rPr>
        <w:t>countries</w:t>
      </w:r>
      <w:r w:rsidRPr="00110CD1">
        <w:rPr>
          <w:rFonts w:ascii="Times New Roman" w:hAnsi="Times New Roman" w:cs="Times New Roman"/>
          <w:sz w:val="24"/>
          <w:szCs w:val="24"/>
        </w:rPr>
        <w:t>.</w:t>
      </w:r>
      <w:r>
        <w:rPr>
          <w:rFonts w:ascii="Times New Roman" w:hAnsi="Times New Roman" w:cs="Times New Roman"/>
          <w:sz w:val="24"/>
          <w:szCs w:val="24"/>
        </w:rPr>
        <w:t xml:space="preserve"> </w:t>
      </w:r>
      <w:r w:rsidRPr="00074F77">
        <w:rPr>
          <w:rFonts w:ascii="Times New Roman" w:hAnsi="Times New Roman" w:cs="Times New Roman"/>
          <w:sz w:val="24"/>
          <w:szCs w:val="24"/>
        </w:rPr>
        <w:t xml:space="preserve">To explain its epidemiologic relationships, origin, and transmission dynamics, a phylogenetic analysis was performed to characterize the rabies virus circulating in Bangladesh </w:t>
      </w:r>
      <w:r w:rsidRPr="00074F77">
        <w:rPr>
          <w:rFonts w:ascii="Times New Roman" w:hAnsi="Times New Roman" w:cs="Times New Roman"/>
          <w:sz w:val="24"/>
          <w:szCs w:val="24"/>
        </w:rPr>
        <w:lastRenderedPageBreak/>
        <w:t xml:space="preserve">and determine its relationship with viruses in neighboring </w:t>
      </w:r>
      <w:r>
        <w:rPr>
          <w:rFonts w:ascii="Times New Roman" w:hAnsi="Times New Roman" w:cs="Times New Roman"/>
          <w:sz w:val="24"/>
          <w:szCs w:val="24"/>
        </w:rPr>
        <w:t>countries</w:t>
      </w:r>
      <w:r w:rsidRPr="00074F77">
        <w:rPr>
          <w:rFonts w:ascii="Times New Roman" w:hAnsi="Times New Roman" w:cs="Times New Roman"/>
          <w:sz w:val="24"/>
          <w:szCs w:val="24"/>
        </w:rPr>
        <w:t>.</w:t>
      </w:r>
      <w:r>
        <w:rPr>
          <w:rFonts w:ascii="Times New Roman" w:hAnsi="Times New Roman" w:cs="Times New Roman"/>
          <w:sz w:val="24"/>
          <w:szCs w:val="24"/>
        </w:rPr>
        <w:t xml:space="preserve"> </w:t>
      </w:r>
      <w:r w:rsidR="00971561" w:rsidRPr="00D30249">
        <w:rPr>
          <w:rFonts w:ascii="Times New Roman" w:hAnsi="Times New Roman" w:cs="Times New Roman"/>
          <w:sz w:val="24"/>
          <w:szCs w:val="24"/>
        </w:rPr>
        <w:t xml:space="preserve">The phylogenetic tree revealed that the rabies viruses in Bangladesh are members of the Arctic/Arctic-like </w:t>
      </w:r>
      <w:r w:rsidR="00971561">
        <w:rPr>
          <w:rFonts w:ascii="Times New Roman" w:hAnsi="Times New Roman" w:cs="Times New Roman"/>
          <w:sz w:val="24"/>
          <w:szCs w:val="24"/>
        </w:rPr>
        <w:t>virus</w:t>
      </w:r>
      <w:r w:rsidR="00971561" w:rsidRPr="00D30249">
        <w:rPr>
          <w:rFonts w:ascii="Times New Roman" w:hAnsi="Times New Roman" w:cs="Times New Roman"/>
          <w:sz w:val="24"/>
          <w:szCs w:val="24"/>
        </w:rPr>
        <w:t xml:space="preserve">, also called Arctic-like-1. N </w:t>
      </w:r>
      <w:del w:id="66" w:author="Mohammad Nayeem Hasan" w:date="2023-04-21T04:45:00Z">
        <w:r w:rsidR="00971561" w:rsidRPr="00D30249" w:rsidDel="008D5B3D">
          <w:rPr>
            <w:rFonts w:ascii="Times New Roman" w:hAnsi="Times New Roman" w:cs="Times New Roman"/>
            <w:sz w:val="24"/>
            <w:szCs w:val="24"/>
          </w:rPr>
          <w:delText xml:space="preserve">genes </w:delText>
        </w:r>
      </w:del>
      <w:ins w:id="67" w:author="Mohammad Nayeem Hasan" w:date="2023-04-21T04:45:00Z">
        <w:r w:rsidR="008D5B3D">
          <w:rPr>
            <w:rFonts w:ascii="Times New Roman" w:hAnsi="Times New Roman" w:cs="Times New Roman"/>
            <w:sz w:val="24"/>
            <w:szCs w:val="24"/>
          </w:rPr>
          <w:t>gene</w:t>
        </w:r>
        <w:r w:rsidR="008D5B3D" w:rsidRPr="00D30249">
          <w:rPr>
            <w:rFonts w:ascii="Times New Roman" w:hAnsi="Times New Roman" w:cs="Times New Roman"/>
            <w:sz w:val="24"/>
            <w:szCs w:val="24"/>
          </w:rPr>
          <w:t xml:space="preserve"> </w:t>
        </w:r>
      </w:ins>
      <w:r w:rsidR="00971561" w:rsidRPr="00D30249">
        <w:rPr>
          <w:rFonts w:ascii="Times New Roman" w:hAnsi="Times New Roman" w:cs="Times New Roman"/>
          <w:sz w:val="24"/>
          <w:szCs w:val="24"/>
        </w:rPr>
        <w:t xml:space="preserve">sequences from rabies viruses in Bhutan and Bangladesh show a strong link, suggesting that they shared an ancestor and developed into distinct strains. The same lineage circulated in other countries in this region, including India, Nepal, Pakistan, and Afghanistan, </w:t>
      </w:r>
      <w:r w:rsidR="00847B68">
        <w:rPr>
          <w:rFonts w:ascii="Times New Roman" w:hAnsi="Times New Roman" w:cs="Times New Roman"/>
          <w:sz w:val="24"/>
          <w:szCs w:val="24"/>
        </w:rPr>
        <w:t xml:space="preserve">as shown </w:t>
      </w:r>
      <w:r w:rsidR="002653D2">
        <w:rPr>
          <w:rFonts w:ascii="Times New Roman" w:hAnsi="Times New Roman" w:cs="Times New Roman"/>
          <w:sz w:val="24"/>
          <w:szCs w:val="24"/>
        </w:rPr>
        <w:t>by</w:t>
      </w:r>
      <w:r w:rsidR="00847B68">
        <w:rPr>
          <w:rFonts w:ascii="Times New Roman" w:hAnsi="Times New Roman" w:cs="Times New Roman"/>
          <w:sz w:val="24"/>
          <w:szCs w:val="24"/>
        </w:rPr>
        <w:t xml:space="preserve"> the</w:t>
      </w:r>
      <w:r w:rsidR="00971561" w:rsidRPr="00D30249">
        <w:rPr>
          <w:rFonts w:ascii="Times New Roman" w:hAnsi="Times New Roman" w:cs="Times New Roman"/>
          <w:sz w:val="24"/>
          <w:szCs w:val="24"/>
        </w:rPr>
        <w:t xml:space="preserve"> tree samples clustered separately from sequences generated in other studies</w:t>
      </w:r>
      <w:r w:rsidR="00A95F34">
        <w:rPr>
          <w:rFonts w:ascii="Times New Roman" w:hAnsi="Times New Roman" w:cs="Times New Roman"/>
          <w:sz w:val="24"/>
          <w:szCs w:val="24"/>
        </w:rPr>
        <w:t xml:space="preserve"> (Fig. 6)</w:t>
      </w:r>
      <w:r w:rsidR="00971561" w:rsidRPr="00D30249">
        <w:rPr>
          <w:rFonts w:ascii="Times New Roman" w:hAnsi="Times New Roman" w:cs="Times New Roman"/>
          <w:sz w:val="24"/>
          <w:szCs w:val="24"/>
        </w:rPr>
        <w:t>.</w:t>
      </w:r>
    </w:p>
    <w:p w14:paraId="16D6188C" w14:textId="77777777" w:rsidR="00971561" w:rsidRDefault="00971561" w:rsidP="00971561">
      <w:pPr>
        <w:spacing w:after="0" w:line="360" w:lineRule="auto"/>
        <w:rPr>
          <w:rFonts w:ascii="Times New Roman" w:hAnsi="Times New Roman" w:cs="Times New Roman"/>
          <w:sz w:val="24"/>
          <w:szCs w:val="24"/>
        </w:rPr>
      </w:pPr>
    </w:p>
    <w:p w14:paraId="4A4D1242" w14:textId="77777777" w:rsidR="00F41FC4" w:rsidRPr="001E6C27" w:rsidRDefault="00F41FC4" w:rsidP="00F41FC4">
      <w:pPr>
        <w:spacing w:after="0" w:line="360" w:lineRule="auto"/>
        <w:rPr>
          <w:rFonts w:ascii="Times New Roman" w:eastAsia="Times New Roman" w:hAnsi="Times New Roman" w:cs="Times New Roman"/>
          <w:b/>
          <w:bCs/>
          <w:sz w:val="24"/>
          <w:szCs w:val="24"/>
        </w:rPr>
      </w:pPr>
      <w:r w:rsidRPr="001E6C27">
        <w:rPr>
          <w:rFonts w:ascii="Times New Roman" w:hAnsi="Times New Roman" w:cs="Times New Roman"/>
          <w:b/>
          <w:bCs/>
          <w:sz w:val="24"/>
          <w:szCs w:val="24"/>
        </w:rPr>
        <w:t>Time-Series Analysis</w:t>
      </w:r>
    </w:p>
    <w:p w14:paraId="3C6106BA" w14:textId="08046469" w:rsidR="00E76257" w:rsidRPr="001E6C27" w:rsidRDefault="00E27DFA" w:rsidP="001E6C27">
      <w:pPr>
        <w:spacing w:after="0" w:line="360" w:lineRule="auto"/>
        <w:rPr>
          <w:rFonts w:ascii="Times New Roman" w:hAnsi="Times New Roman" w:cs="Times New Roman"/>
          <w:color w:val="000000"/>
          <w:sz w:val="24"/>
          <w:szCs w:val="24"/>
        </w:rPr>
      </w:pPr>
      <w:r w:rsidRPr="001E6C27">
        <w:rPr>
          <w:rFonts w:ascii="Times New Roman" w:hAnsi="Times New Roman" w:cs="Times New Roman"/>
          <w:color w:val="000000"/>
          <w:sz w:val="24"/>
          <w:szCs w:val="24"/>
        </w:rPr>
        <w:t>With R2, RMSE, and MAE values of 86.75%, 86.87%, 71.75%,</w:t>
      </w:r>
      <w:del w:id="68" w:author="Mohammad Nayeem Hasan" w:date="2023-04-21T03:23:00Z">
        <w:r w:rsidRPr="001E6C27" w:rsidDel="00A93270">
          <w:rPr>
            <w:rFonts w:ascii="Times New Roman" w:hAnsi="Times New Roman" w:cs="Times New Roman"/>
            <w:color w:val="000000"/>
            <w:sz w:val="24"/>
            <w:szCs w:val="24"/>
          </w:rPr>
          <w:delText xml:space="preserve"> and</w:delText>
        </w:r>
      </w:del>
      <w:r w:rsidRPr="001E6C27">
        <w:rPr>
          <w:rFonts w:ascii="Times New Roman" w:hAnsi="Times New Roman" w:cs="Times New Roman"/>
          <w:color w:val="000000"/>
          <w:sz w:val="24"/>
          <w:szCs w:val="24"/>
        </w:rPr>
        <w:t xml:space="preserve"> 14.89, 14.87, and 15.08, and 12.50, 12.31, and 12.58, respectively, we found a continuous</w:t>
      </w:r>
      <w:ins w:id="69" w:author="Mohammad Nayeem Hasan" w:date="2023-04-21T03:24:00Z">
        <w:r w:rsidR="00A93270">
          <w:rPr>
            <w:rFonts w:ascii="Times New Roman" w:hAnsi="Times New Roman" w:cs="Times New Roman"/>
            <w:color w:val="000000"/>
            <w:sz w:val="24"/>
            <w:szCs w:val="24"/>
          </w:rPr>
          <w:t xml:space="preserve"> decreasing</w:t>
        </w:r>
      </w:ins>
      <w:r w:rsidRPr="001E6C27">
        <w:rPr>
          <w:rFonts w:ascii="Times New Roman" w:hAnsi="Times New Roman" w:cs="Times New Roman"/>
          <w:color w:val="000000"/>
          <w:sz w:val="24"/>
          <w:szCs w:val="24"/>
        </w:rPr>
        <w:t xml:space="preserve"> trend between observed and predicted rabies cases in three models (Table 1). In terms of accuracy, the ARIMA model performed better than the ARIMAX model (with better R2, RMSE, and MAE values). In comparison to the ARIMAX model with sensitivity, the ARIMAX model without sensitivity has a greater coefficient of determination and fewer errors. However, all these three models indicate a considerable decrease in rabies cases during the following ten years</w:t>
      </w:r>
      <w:r w:rsidR="00181FA8">
        <w:rPr>
          <w:rFonts w:ascii="Times New Roman" w:hAnsi="Times New Roman" w:cs="Times New Roman"/>
          <w:color w:val="000000"/>
          <w:sz w:val="24"/>
          <w:szCs w:val="24"/>
        </w:rPr>
        <w:t xml:space="preserve"> (Table </w:t>
      </w:r>
      <w:ins w:id="70" w:author="Mohammad Nayeem Hasan" w:date="2023-04-21T03:19:00Z">
        <w:r w:rsidR="00A93270">
          <w:rPr>
            <w:rFonts w:ascii="Times New Roman" w:hAnsi="Times New Roman" w:cs="Times New Roman"/>
            <w:color w:val="000000"/>
            <w:sz w:val="24"/>
            <w:szCs w:val="24"/>
          </w:rPr>
          <w:t>1</w:t>
        </w:r>
      </w:ins>
      <w:del w:id="71" w:author="Mohammad Nayeem Hasan" w:date="2023-04-21T03:19:00Z">
        <w:r w:rsidR="00181FA8" w:rsidDel="00A93270">
          <w:rPr>
            <w:rFonts w:ascii="Times New Roman" w:hAnsi="Times New Roman" w:cs="Times New Roman"/>
            <w:color w:val="000000"/>
            <w:sz w:val="24"/>
            <w:szCs w:val="24"/>
          </w:rPr>
          <w:delText>2</w:delText>
        </w:r>
      </w:del>
      <w:r w:rsidR="00181FA8">
        <w:rPr>
          <w:rFonts w:ascii="Times New Roman" w:hAnsi="Times New Roman" w:cs="Times New Roman"/>
          <w:color w:val="000000"/>
          <w:sz w:val="24"/>
          <w:szCs w:val="24"/>
        </w:rPr>
        <w:t>)</w:t>
      </w:r>
      <w:r w:rsidR="00830567">
        <w:rPr>
          <w:rFonts w:ascii="Times New Roman" w:hAnsi="Times New Roman" w:cs="Times New Roman"/>
          <w:color w:val="000000"/>
          <w:sz w:val="24"/>
          <w:szCs w:val="24"/>
        </w:rPr>
        <w:t xml:space="preserve"> (</w:t>
      </w:r>
      <w:r w:rsidRPr="001E6C27">
        <w:rPr>
          <w:rFonts w:ascii="Times New Roman" w:hAnsi="Times New Roman" w:cs="Times New Roman"/>
          <w:color w:val="000000"/>
          <w:sz w:val="24"/>
          <w:szCs w:val="24"/>
        </w:rPr>
        <w:t>Fig</w:t>
      </w:r>
      <w:r w:rsidR="00830567">
        <w:rPr>
          <w:rFonts w:ascii="Times New Roman" w:hAnsi="Times New Roman" w:cs="Times New Roman"/>
          <w:color w:val="000000"/>
          <w:sz w:val="24"/>
          <w:szCs w:val="24"/>
        </w:rPr>
        <w:t>.</w:t>
      </w:r>
      <w:r w:rsidRPr="001E6C27">
        <w:rPr>
          <w:rFonts w:ascii="Times New Roman" w:hAnsi="Times New Roman" w:cs="Times New Roman"/>
          <w:color w:val="000000"/>
          <w:sz w:val="24"/>
          <w:szCs w:val="24"/>
        </w:rPr>
        <w:t xml:space="preserve"> </w:t>
      </w:r>
      <w:r w:rsidR="00830567">
        <w:rPr>
          <w:rFonts w:ascii="Times New Roman" w:hAnsi="Times New Roman" w:cs="Times New Roman"/>
          <w:color w:val="000000"/>
          <w:sz w:val="24"/>
          <w:szCs w:val="24"/>
        </w:rPr>
        <w:t>7).</w:t>
      </w:r>
    </w:p>
    <w:p w14:paraId="519C53C3" w14:textId="77777777" w:rsidR="00E27DFA" w:rsidRDefault="00E27DFA" w:rsidP="001E6C27">
      <w:pPr>
        <w:spacing w:after="0" w:line="360" w:lineRule="auto"/>
        <w:rPr>
          <w:rFonts w:ascii="Times New Roman" w:hAnsi="Times New Roman" w:cs="Times New Roman"/>
          <w:sz w:val="24"/>
          <w:szCs w:val="24"/>
        </w:rPr>
      </w:pPr>
    </w:p>
    <w:p w14:paraId="0573B5E1" w14:textId="77777777" w:rsidR="009919F3" w:rsidRPr="001E6C27" w:rsidRDefault="009919F3" w:rsidP="009919F3">
      <w:pPr>
        <w:spacing w:after="0" w:line="360" w:lineRule="auto"/>
        <w:rPr>
          <w:rFonts w:ascii="Times New Roman" w:hAnsi="Times New Roman" w:cs="Times New Roman"/>
          <w:sz w:val="24"/>
          <w:szCs w:val="24"/>
        </w:rPr>
      </w:pPr>
    </w:p>
    <w:p w14:paraId="43153488" w14:textId="5E931F65" w:rsidR="009919F3" w:rsidRPr="001E6C27" w:rsidRDefault="009919F3" w:rsidP="009919F3">
      <w:pPr>
        <w:spacing w:after="0" w:line="360" w:lineRule="auto"/>
        <w:rPr>
          <w:rFonts w:ascii="Times New Roman" w:hAnsi="Times New Roman" w:cs="Times New Roman"/>
          <w:bCs/>
          <w:iCs/>
          <w:color w:val="000000" w:themeColor="text1"/>
          <w:sz w:val="24"/>
          <w:szCs w:val="24"/>
        </w:rPr>
      </w:pPr>
      <w:r w:rsidRPr="001E6C27">
        <w:rPr>
          <w:rFonts w:ascii="Times New Roman" w:hAnsi="Times New Roman" w:cs="Times New Roman"/>
          <w:sz w:val="24"/>
          <w:szCs w:val="24"/>
        </w:rPr>
        <w:t xml:space="preserve">Table 1:  </w:t>
      </w:r>
      <w:r w:rsidRPr="001E6C27">
        <w:rPr>
          <w:rFonts w:ascii="Times New Roman" w:hAnsi="Times New Roman" w:cs="Times New Roman"/>
          <w:bCs/>
          <w:iCs/>
          <w:color w:val="000000" w:themeColor="text1"/>
          <w:sz w:val="24"/>
          <w:szCs w:val="24"/>
        </w:rPr>
        <w:t xml:space="preserve">The summary of </w:t>
      </w:r>
      <w:ins w:id="72" w:author="Mohammad Nayeem Hasan" w:date="2023-04-21T04:45:00Z">
        <w:r w:rsidR="008D5B3D">
          <w:rPr>
            <w:rFonts w:ascii="Times New Roman" w:hAnsi="Times New Roman" w:cs="Times New Roman"/>
            <w:bCs/>
            <w:iCs/>
            <w:color w:val="000000" w:themeColor="text1"/>
            <w:sz w:val="24"/>
            <w:szCs w:val="24"/>
          </w:rPr>
          <w:t xml:space="preserve">the </w:t>
        </w:r>
      </w:ins>
      <w:r w:rsidRPr="001E6C27">
        <w:rPr>
          <w:rFonts w:ascii="Times New Roman" w:hAnsi="Times New Roman" w:cs="Times New Roman"/>
          <w:bCs/>
          <w:iCs/>
          <w:color w:val="000000" w:themeColor="text1"/>
          <w:sz w:val="24"/>
          <w:szCs w:val="24"/>
        </w:rPr>
        <w:t>Auto-Regressive Integrated Moving Average (ARIMA) and Auto-Regressive Integrated Moving Average with explanatory variable (ARIMAX) model.</w:t>
      </w:r>
    </w:p>
    <w:p w14:paraId="1F8D1D4D" w14:textId="77777777" w:rsidR="009919F3" w:rsidRPr="001E6C27" w:rsidRDefault="009919F3" w:rsidP="009919F3">
      <w:pPr>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139"/>
        <w:gridCol w:w="1335"/>
        <w:gridCol w:w="1180"/>
        <w:gridCol w:w="1696"/>
      </w:tblGrid>
      <w:tr w:rsidR="009919F3" w:rsidRPr="001E6C27" w14:paraId="17635AC4" w14:textId="77777777" w:rsidTr="00FD7A52">
        <w:tc>
          <w:tcPr>
            <w:tcW w:w="5139" w:type="dxa"/>
          </w:tcPr>
          <w:p w14:paraId="03A9C8ED" w14:textId="77777777" w:rsidR="009919F3" w:rsidRPr="001E6C27" w:rsidRDefault="009919F3" w:rsidP="00FD7A52">
            <w:pPr>
              <w:spacing w:line="360" w:lineRule="auto"/>
              <w:rPr>
                <w:rFonts w:ascii="Times New Roman" w:hAnsi="Times New Roman" w:cs="Times New Roman"/>
                <w:sz w:val="24"/>
                <w:szCs w:val="24"/>
              </w:rPr>
            </w:pPr>
          </w:p>
        </w:tc>
        <w:tc>
          <w:tcPr>
            <w:tcW w:w="1335" w:type="dxa"/>
          </w:tcPr>
          <w:p w14:paraId="238DD72F" w14:textId="77777777" w:rsidR="009919F3" w:rsidRPr="001E6C27" w:rsidRDefault="009919F3" w:rsidP="00FD7A52">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RMSE</w:t>
            </w:r>
          </w:p>
        </w:tc>
        <w:tc>
          <w:tcPr>
            <w:tcW w:w="1180" w:type="dxa"/>
          </w:tcPr>
          <w:p w14:paraId="1384EA90" w14:textId="77777777" w:rsidR="009919F3" w:rsidRPr="001E6C27" w:rsidRDefault="009919F3" w:rsidP="00FD7A52">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MAE</w:t>
            </w:r>
          </w:p>
        </w:tc>
        <w:tc>
          <w:tcPr>
            <w:tcW w:w="1696" w:type="dxa"/>
          </w:tcPr>
          <w:p w14:paraId="6D274A89" w14:textId="77777777" w:rsidR="009919F3" w:rsidRPr="001E6C27" w:rsidRDefault="009919F3" w:rsidP="00FD7A52">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R2</w:t>
            </w:r>
          </w:p>
        </w:tc>
      </w:tr>
      <w:tr w:rsidR="009919F3" w:rsidRPr="001E6C27" w14:paraId="5D5EDE84" w14:textId="77777777" w:rsidTr="00FD7A52">
        <w:tc>
          <w:tcPr>
            <w:tcW w:w="5139" w:type="dxa"/>
          </w:tcPr>
          <w:p w14:paraId="599DC161" w14:textId="77777777" w:rsidR="009919F3" w:rsidRPr="001E6C27" w:rsidRDefault="009919F3" w:rsidP="00FD7A52">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ARIMA (1,2,1)</w:t>
            </w:r>
          </w:p>
        </w:tc>
        <w:tc>
          <w:tcPr>
            <w:tcW w:w="1335" w:type="dxa"/>
          </w:tcPr>
          <w:p w14:paraId="14109E93"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14.89</w:t>
            </w:r>
          </w:p>
        </w:tc>
        <w:tc>
          <w:tcPr>
            <w:tcW w:w="1180" w:type="dxa"/>
          </w:tcPr>
          <w:p w14:paraId="5CA03C4D"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12.50</w:t>
            </w:r>
          </w:p>
        </w:tc>
        <w:tc>
          <w:tcPr>
            <w:tcW w:w="1696" w:type="dxa"/>
          </w:tcPr>
          <w:p w14:paraId="0A363A15"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86.75%</w:t>
            </w:r>
          </w:p>
        </w:tc>
      </w:tr>
      <w:tr w:rsidR="009919F3" w:rsidRPr="001E6C27" w14:paraId="272188B8" w14:textId="77777777" w:rsidTr="00FD7A52">
        <w:trPr>
          <w:trHeight w:val="58"/>
        </w:trPr>
        <w:tc>
          <w:tcPr>
            <w:tcW w:w="5139" w:type="dxa"/>
          </w:tcPr>
          <w:p w14:paraId="1B8B5236" w14:textId="77777777" w:rsidR="009919F3" w:rsidRPr="001E6C27" w:rsidRDefault="009919F3" w:rsidP="00FD7A52">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ARIMAX (1,2,1)</w:t>
            </w:r>
          </w:p>
        </w:tc>
        <w:tc>
          <w:tcPr>
            <w:tcW w:w="1335" w:type="dxa"/>
          </w:tcPr>
          <w:p w14:paraId="4ADD9671"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14.87</w:t>
            </w:r>
          </w:p>
        </w:tc>
        <w:tc>
          <w:tcPr>
            <w:tcW w:w="1180" w:type="dxa"/>
          </w:tcPr>
          <w:p w14:paraId="31E14910"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12.31</w:t>
            </w:r>
          </w:p>
        </w:tc>
        <w:tc>
          <w:tcPr>
            <w:tcW w:w="1696" w:type="dxa"/>
          </w:tcPr>
          <w:p w14:paraId="2ABCC6C0"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86.87%</w:t>
            </w:r>
          </w:p>
        </w:tc>
      </w:tr>
      <w:tr w:rsidR="009919F3" w:rsidRPr="001E6C27" w14:paraId="6D14D0BF" w14:textId="77777777" w:rsidTr="00FD7A52">
        <w:trPr>
          <w:trHeight w:val="58"/>
        </w:trPr>
        <w:tc>
          <w:tcPr>
            <w:tcW w:w="5139" w:type="dxa"/>
          </w:tcPr>
          <w:p w14:paraId="4C86D3EF" w14:textId="77777777" w:rsidR="009919F3" w:rsidRPr="001E6C27" w:rsidRDefault="009919F3" w:rsidP="00FD7A52">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ARIMAX (1,2,1) with a 50% increase in MDV</w:t>
            </w:r>
          </w:p>
        </w:tc>
        <w:tc>
          <w:tcPr>
            <w:tcW w:w="1335" w:type="dxa"/>
          </w:tcPr>
          <w:p w14:paraId="6B7D5089"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15.08</w:t>
            </w:r>
          </w:p>
        </w:tc>
        <w:tc>
          <w:tcPr>
            <w:tcW w:w="1180" w:type="dxa"/>
          </w:tcPr>
          <w:p w14:paraId="41879A5F"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12.58</w:t>
            </w:r>
          </w:p>
        </w:tc>
        <w:tc>
          <w:tcPr>
            <w:tcW w:w="1696" w:type="dxa"/>
          </w:tcPr>
          <w:p w14:paraId="0A39F912" w14:textId="77777777" w:rsidR="009919F3" w:rsidRPr="001E6C27" w:rsidRDefault="009919F3" w:rsidP="00FD7A52">
            <w:pPr>
              <w:spacing w:line="360" w:lineRule="auto"/>
              <w:rPr>
                <w:rFonts w:ascii="Times New Roman" w:hAnsi="Times New Roman" w:cs="Times New Roman"/>
                <w:sz w:val="24"/>
                <w:szCs w:val="24"/>
              </w:rPr>
            </w:pPr>
            <w:r w:rsidRPr="001E6C27">
              <w:rPr>
                <w:rFonts w:ascii="Times New Roman" w:hAnsi="Times New Roman" w:cs="Times New Roman"/>
                <w:sz w:val="24"/>
                <w:szCs w:val="24"/>
              </w:rPr>
              <w:t>71.75%</w:t>
            </w:r>
          </w:p>
        </w:tc>
      </w:tr>
    </w:tbl>
    <w:p w14:paraId="52992BD8" w14:textId="77777777" w:rsidR="009919F3" w:rsidRPr="001E6C27" w:rsidRDefault="009919F3" w:rsidP="009919F3">
      <w:pPr>
        <w:spacing w:after="0" w:line="360" w:lineRule="auto"/>
        <w:rPr>
          <w:rFonts w:ascii="Times New Roman" w:hAnsi="Times New Roman" w:cs="Times New Roman"/>
          <w:sz w:val="24"/>
          <w:szCs w:val="24"/>
        </w:rPr>
      </w:pPr>
    </w:p>
    <w:p w14:paraId="275866FD" w14:textId="77777777" w:rsidR="009919F3" w:rsidRPr="001E6C27" w:rsidRDefault="009919F3" w:rsidP="001E6C27">
      <w:pPr>
        <w:spacing w:after="0" w:line="360" w:lineRule="auto"/>
        <w:rPr>
          <w:rFonts w:ascii="Times New Roman" w:hAnsi="Times New Roman" w:cs="Times New Roman"/>
          <w:sz w:val="24"/>
          <w:szCs w:val="24"/>
        </w:rPr>
      </w:pPr>
    </w:p>
    <w:p w14:paraId="3C6106BB" w14:textId="7C17838B" w:rsidR="00E76257" w:rsidRPr="001E6C27" w:rsidRDefault="00C50DA9" w:rsidP="001E6C27">
      <w:pPr>
        <w:spacing w:after="0" w:line="360" w:lineRule="auto"/>
        <w:rPr>
          <w:rFonts w:ascii="Times New Roman" w:hAnsi="Times New Roman" w:cs="Times New Roman"/>
          <w:b/>
          <w:sz w:val="24"/>
          <w:szCs w:val="24"/>
        </w:rPr>
      </w:pPr>
      <w:r w:rsidRPr="001E6C27">
        <w:rPr>
          <w:rFonts w:ascii="Times New Roman" w:hAnsi="Times New Roman" w:cs="Times New Roman"/>
          <w:b/>
          <w:sz w:val="24"/>
          <w:szCs w:val="24"/>
        </w:rPr>
        <w:t>Table 2: A forecasting of annual rabies cases in Bangladesh for the period of 202</w:t>
      </w:r>
      <w:r w:rsidR="008C40EA" w:rsidRPr="001E6C27">
        <w:rPr>
          <w:rFonts w:ascii="Times New Roman" w:hAnsi="Times New Roman" w:cs="Times New Roman"/>
          <w:b/>
          <w:sz w:val="24"/>
          <w:szCs w:val="24"/>
        </w:rPr>
        <w:t>3</w:t>
      </w:r>
      <w:r w:rsidRPr="001E6C27">
        <w:rPr>
          <w:rFonts w:ascii="Times New Roman" w:hAnsi="Times New Roman" w:cs="Times New Roman"/>
          <w:b/>
          <w:sz w:val="24"/>
          <w:szCs w:val="24"/>
        </w:rPr>
        <w:t xml:space="preserve">-2030 using ARIMA and ARIMAX </w:t>
      </w:r>
      <w:del w:id="73" w:author="Mohammad Nayeem Hasan" w:date="2023-04-21T04:39:00Z">
        <w:r w:rsidRPr="001E6C27" w:rsidDel="001B1210">
          <w:rPr>
            <w:rFonts w:ascii="Times New Roman" w:hAnsi="Times New Roman" w:cs="Times New Roman"/>
            <w:b/>
            <w:sz w:val="24"/>
            <w:szCs w:val="24"/>
          </w:rPr>
          <w:delText>model</w:delText>
        </w:r>
      </w:del>
      <w:ins w:id="74" w:author="Mohammad Nayeem Hasan" w:date="2023-04-21T04:39:00Z">
        <w:r w:rsidR="001B1210">
          <w:rPr>
            <w:rFonts w:ascii="Times New Roman" w:hAnsi="Times New Roman" w:cs="Times New Roman"/>
            <w:b/>
            <w:sz w:val="24"/>
            <w:szCs w:val="24"/>
          </w:rPr>
          <w:t>models</w:t>
        </w:r>
      </w:ins>
      <w:r w:rsidRPr="001E6C27">
        <w:rPr>
          <w:rFonts w:ascii="Times New Roman" w:hAnsi="Times New Roman" w:cs="Times New Roman"/>
          <w:b/>
          <w:sz w:val="24"/>
          <w:szCs w:val="24"/>
        </w:rPr>
        <w:t xml:space="preserve">. </w:t>
      </w:r>
    </w:p>
    <w:p w14:paraId="3C6106F3" w14:textId="77777777" w:rsidR="00E76257" w:rsidRPr="001E6C27" w:rsidRDefault="00E76257" w:rsidP="001E6C27">
      <w:pPr>
        <w:spacing w:after="0" w:line="360" w:lineRule="auto"/>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1076"/>
        <w:gridCol w:w="2700"/>
        <w:gridCol w:w="2700"/>
        <w:gridCol w:w="2874"/>
      </w:tblGrid>
      <w:tr w:rsidR="00EA5BB9" w:rsidRPr="001E6C27" w14:paraId="21400CC1" w14:textId="77777777" w:rsidTr="00CE5F27">
        <w:tc>
          <w:tcPr>
            <w:tcW w:w="575" w:type="pct"/>
          </w:tcPr>
          <w:p w14:paraId="151BC8A0" w14:textId="77777777" w:rsidR="00EA5BB9" w:rsidRPr="001E6C27" w:rsidRDefault="00EA5BB9" w:rsidP="001E6C27">
            <w:pPr>
              <w:spacing w:line="360" w:lineRule="auto"/>
              <w:rPr>
                <w:rFonts w:ascii="Times New Roman" w:hAnsi="Times New Roman" w:cs="Times New Roman"/>
                <w:sz w:val="24"/>
                <w:szCs w:val="24"/>
              </w:rPr>
            </w:pPr>
          </w:p>
        </w:tc>
        <w:tc>
          <w:tcPr>
            <w:tcW w:w="1444" w:type="pct"/>
          </w:tcPr>
          <w:p w14:paraId="65EC6F26" w14:textId="7777777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ARIMA (1,2,1)</w:t>
            </w:r>
          </w:p>
        </w:tc>
        <w:tc>
          <w:tcPr>
            <w:tcW w:w="1444" w:type="pct"/>
          </w:tcPr>
          <w:p w14:paraId="3A70FA85" w14:textId="7777777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ARIMAX (1,2,1)</w:t>
            </w:r>
          </w:p>
        </w:tc>
        <w:tc>
          <w:tcPr>
            <w:tcW w:w="1537" w:type="pct"/>
          </w:tcPr>
          <w:p w14:paraId="1B478182" w14:textId="7777777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ARIMAX with a 50% increase of MDV</w:t>
            </w:r>
          </w:p>
        </w:tc>
      </w:tr>
      <w:tr w:rsidR="00EA5BB9" w:rsidRPr="001E6C27" w14:paraId="4C2EAECD" w14:textId="77777777" w:rsidTr="00CE5F27">
        <w:tc>
          <w:tcPr>
            <w:tcW w:w="575" w:type="pct"/>
          </w:tcPr>
          <w:p w14:paraId="31360841"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Year</w:t>
            </w:r>
          </w:p>
        </w:tc>
        <w:tc>
          <w:tcPr>
            <w:tcW w:w="1444" w:type="pct"/>
          </w:tcPr>
          <w:p w14:paraId="00E76BAD" w14:textId="7777777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Point forecast (95% CI)</w:t>
            </w:r>
          </w:p>
        </w:tc>
        <w:tc>
          <w:tcPr>
            <w:tcW w:w="1444" w:type="pct"/>
          </w:tcPr>
          <w:p w14:paraId="491A78F4" w14:textId="7777777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Point forecast (95% CI)</w:t>
            </w:r>
          </w:p>
        </w:tc>
        <w:tc>
          <w:tcPr>
            <w:tcW w:w="1537" w:type="pct"/>
          </w:tcPr>
          <w:p w14:paraId="179F0FD2" w14:textId="7777777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Point forecast (95% CI)</w:t>
            </w:r>
          </w:p>
        </w:tc>
      </w:tr>
      <w:tr w:rsidR="00EA5BB9" w:rsidRPr="001E6C27" w14:paraId="53D0CE6F" w14:textId="77777777" w:rsidTr="00CE5F27">
        <w:tc>
          <w:tcPr>
            <w:tcW w:w="575" w:type="pct"/>
          </w:tcPr>
          <w:p w14:paraId="35F4BB33"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2023</w:t>
            </w:r>
          </w:p>
        </w:tc>
        <w:tc>
          <w:tcPr>
            <w:tcW w:w="1444" w:type="pct"/>
          </w:tcPr>
          <w:p w14:paraId="08BE6D5F"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36 (3 to 73)</w:t>
            </w:r>
          </w:p>
        </w:tc>
        <w:tc>
          <w:tcPr>
            <w:tcW w:w="1444" w:type="pct"/>
          </w:tcPr>
          <w:p w14:paraId="0C7680D3" w14:textId="2FDC5319"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31 (-3 to 72)</w:t>
            </w:r>
          </w:p>
        </w:tc>
        <w:tc>
          <w:tcPr>
            <w:tcW w:w="1537" w:type="pct"/>
          </w:tcPr>
          <w:p w14:paraId="3938D1AE" w14:textId="2D436EB0"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32 (-9 to 74)</w:t>
            </w:r>
          </w:p>
        </w:tc>
      </w:tr>
      <w:tr w:rsidR="00EA5BB9" w:rsidRPr="001E6C27" w14:paraId="01C2F3A0" w14:textId="77777777" w:rsidTr="00CE5F27">
        <w:tc>
          <w:tcPr>
            <w:tcW w:w="575" w:type="pct"/>
          </w:tcPr>
          <w:p w14:paraId="0C8C6A72"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2024</w:t>
            </w:r>
          </w:p>
        </w:tc>
        <w:tc>
          <w:tcPr>
            <w:tcW w:w="1444" w:type="pct"/>
          </w:tcPr>
          <w:p w14:paraId="01DC3D08"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31 (-9 to 80)</w:t>
            </w:r>
          </w:p>
        </w:tc>
        <w:tc>
          <w:tcPr>
            <w:tcW w:w="1444" w:type="pct"/>
          </w:tcPr>
          <w:p w14:paraId="791E166C" w14:textId="5FC3A9A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32 (-15 to 90)</w:t>
            </w:r>
          </w:p>
        </w:tc>
        <w:tc>
          <w:tcPr>
            <w:tcW w:w="1537" w:type="pct"/>
          </w:tcPr>
          <w:p w14:paraId="124F281F" w14:textId="1A4B65A2"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32 (-25 to 91)</w:t>
            </w:r>
          </w:p>
        </w:tc>
      </w:tr>
      <w:tr w:rsidR="00EA5BB9" w:rsidRPr="001E6C27" w14:paraId="5C61BFE9" w14:textId="77777777" w:rsidTr="00CE5F27">
        <w:tc>
          <w:tcPr>
            <w:tcW w:w="575" w:type="pct"/>
          </w:tcPr>
          <w:p w14:paraId="2F08E3BE"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2025</w:t>
            </w:r>
          </w:p>
        </w:tc>
        <w:tc>
          <w:tcPr>
            <w:tcW w:w="1444" w:type="pct"/>
          </w:tcPr>
          <w:p w14:paraId="0315C6B9"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26 (-25 to 86)</w:t>
            </w:r>
          </w:p>
        </w:tc>
        <w:tc>
          <w:tcPr>
            <w:tcW w:w="1444" w:type="pct"/>
          </w:tcPr>
          <w:p w14:paraId="75755164" w14:textId="6C52EAAB"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37 (-26 to 112)</w:t>
            </w:r>
          </w:p>
        </w:tc>
        <w:tc>
          <w:tcPr>
            <w:tcW w:w="1537" w:type="pct"/>
          </w:tcPr>
          <w:p w14:paraId="30C04D49" w14:textId="38EF1200"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36 (-38 to 111)</w:t>
            </w:r>
          </w:p>
        </w:tc>
      </w:tr>
      <w:tr w:rsidR="00EA5BB9" w:rsidRPr="001E6C27" w14:paraId="517D5B7B" w14:textId="77777777" w:rsidTr="00CE5F27">
        <w:tc>
          <w:tcPr>
            <w:tcW w:w="575" w:type="pct"/>
          </w:tcPr>
          <w:p w14:paraId="2D0C380B"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2026</w:t>
            </w:r>
          </w:p>
        </w:tc>
        <w:tc>
          <w:tcPr>
            <w:tcW w:w="1444" w:type="pct"/>
          </w:tcPr>
          <w:p w14:paraId="48CED523"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21 (-40 to 91)</w:t>
            </w:r>
          </w:p>
        </w:tc>
        <w:tc>
          <w:tcPr>
            <w:tcW w:w="1444" w:type="pct"/>
          </w:tcPr>
          <w:p w14:paraId="41D38312" w14:textId="6CFEF61F"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33 (-46 to 125)</w:t>
            </w:r>
          </w:p>
        </w:tc>
        <w:tc>
          <w:tcPr>
            <w:tcW w:w="1537" w:type="pct"/>
          </w:tcPr>
          <w:p w14:paraId="6A581DD5" w14:textId="2727F936"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31 (-59 to 123)</w:t>
            </w:r>
          </w:p>
        </w:tc>
      </w:tr>
      <w:tr w:rsidR="00EA5BB9" w:rsidRPr="001E6C27" w14:paraId="4492C14A" w14:textId="77777777" w:rsidTr="00CE5F27">
        <w:tc>
          <w:tcPr>
            <w:tcW w:w="575" w:type="pct"/>
          </w:tcPr>
          <w:p w14:paraId="512B5520"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2027</w:t>
            </w:r>
          </w:p>
        </w:tc>
        <w:tc>
          <w:tcPr>
            <w:tcW w:w="1444" w:type="pct"/>
          </w:tcPr>
          <w:p w14:paraId="066D857E"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16 (-56 to 96)</w:t>
            </w:r>
          </w:p>
        </w:tc>
        <w:tc>
          <w:tcPr>
            <w:tcW w:w="1444" w:type="pct"/>
          </w:tcPr>
          <w:p w14:paraId="32A6F696" w14:textId="2F1E5FD9"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26 (-70 to 136)</w:t>
            </w:r>
          </w:p>
        </w:tc>
        <w:tc>
          <w:tcPr>
            <w:tcW w:w="1537" w:type="pct"/>
          </w:tcPr>
          <w:p w14:paraId="4A4E9ABA" w14:textId="5E0BBC7C"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24 (-83 to 132)</w:t>
            </w:r>
          </w:p>
        </w:tc>
      </w:tr>
      <w:tr w:rsidR="00EA5BB9" w:rsidRPr="001E6C27" w14:paraId="4E0811E4" w14:textId="77777777" w:rsidTr="00CE5F27">
        <w:tc>
          <w:tcPr>
            <w:tcW w:w="575" w:type="pct"/>
          </w:tcPr>
          <w:p w14:paraId="4D0E070E"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2028</w:t>
            </w:r>
          </w:p>
        </w:tc>
        <w:tc>
          <w:tcPr>
            <w:tcW w:w="1444" w:type="pct"/>
          </w:tcPr>
          <w:p w14:paraId="2E316F64"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11 (-72 to 101)</w:t>
            </w:r>
          </w:p>
        </w:tc>
        <w:tc>
          <w:tcPr>
            <w:tcW w:w="1444" w:type="pct"/>
          </w:tcPr>
          <w:p w14:paraId="398B17DC" w14:textId="08DCC8C0"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26 (-87 to 155)</w:t>
            </w:r>
          </w:p>
        </w:tc>
        <w:tc>
          <w:tcPr>
            <w:tcW w:w="1537" w:type="pct"/>
          </w:tcPr>
          <w:p w14:paraId="281F262B" w14:textId="0252BFEA"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24 (-100 to 149)</w:t>
            </w:r>
          </w:p>
        </w:tc>
      </w:tr>
      <w:tr w:rsidR="00EA5BB9" w:rsidRPr="001E6C27" w14:paraId="4169C9B2" w14:textId="77777777" w:rsidTr="00CE5F27">
        <w:tc>
          <w:tcPr>
            <w:tcW w:w="575" w:type="pct"/>
          </w:tcPr>
          <w:p w14:paraId="26A3429A"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2029</w:t>
            </w:r>
          </w:p>
        </w:tc>
        <w:tc>
          <w:tcPr>
            <w:tcW w:w="1444" w:type="pct"/>
          </w:tcPr>
          <w:p w14:paraId="603EE190"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6 (-88 to 105)</w:t>
            </w:r>
          </w:p>
        </w:tc>
        <w:tc>
          <w:tcPr>
            <w:tcW w:w="1444" w:type="pct"/>
          </w:tcPr>
          <w:p w14:paraId="6760466C" w14:textId="18EA4FB0"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21 (-112 to 169)</w:t>
            </w:r>
          </w:p>
        </w:tc>
        <w:tc>
          <w:tcPr>
            <w:tcW w:w="1537" w:type="pct"/>
          </w:tcPr>
          <w:p w14:paraId="737A99C3" w14:textId="6F150572"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18 (-124 to 160)</w:t>
            </w:r>
          </w:p>
        </w:tc>
      </w:tr>
      <w:tr w:rsidR="00EA5BB9" w:rsidRPr="001E6C27" w14:paraId="158F77FD" w14:textId="77777777" w:rsidTr="00CE5F27">
        <w:tc>
          <w:tcPr>
            <w:tcW w:w="575" w:type="pct"/>
          </w:tcPr>
          <w:p w14:paraId="126B953F" w14:textId="7777777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2030</w:t>
            </w:r>
          </w:p>
        </w:tc>
        <w:tc>
          <w:tcPr>
            <w:tcW w:w="1444" w:type="pct"/>
          </w:tcPr>
          <w:p w14:paraId="444954B9" w14:textId="7777777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2 (-104 to 110)</w:t>
            </w:r>
          </w:p>
        </w:tc>
        <w:tc>
          <w:tcPr>
            <w:tcW w:w="1444" w:type="pct"/>
          </w:tcPr>
          <w:p w14:paraId="4C4417F2" w14:textId="0E754258"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8 (-149 to 172)</w:t>
            </w:r>
          </w:p>
        </w:tc>
        <w:tc>
          <w:tcPr>
            <w:tcW w:w="1537" w:type="pct"/>
          </w:tcPr>
          <w:p w14:paraId="6B57777A" w14:textId="4C0BF4BC"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2 (-158 to 162)</w:t>
            </w:r>
          </w:p>
        </w:tc>
      </w:tr>
      <w:tr w:rsidR="00EA5BB9" w:rsidRPr="001E6C27" w14:paraId="1BFFB7D7" w14:textId="77777777" w:rsidTr="00CE5F27">
        <w:tc>
          <w:tcPr>
            <w:tcW w:w="575" w:type="pct"/>
          </w:tcPr>
          <w:p w14:paraId="3BFAD158" w14:textId="77777777" w:rsidR="00EA5BB9" w:rsidRPr="001E6C27" w:rsidRDefault="00EA5BB9" w:rsidP="001E6C27">
            <w:pPr>
              <w:spacing w:line="360" w:lineRule="auto"/>
              <w:rPr>
                <w:rFonts w:ascii="Times New Roman" w:hAnsi="Times New Roman" w:cs="Times New Roman"/>
                <w:bCs/>
                <w:sz w:val="24"/>
                <w:szCs w:val="24"/>
              </w:rPr>
            </w:pPr>
            <w:r w:rsidRPr="001E6C27">
              <w:rPr>
                <w:rFonts w:ascii="Times New Roman" w:hAnsi="Times New Roman" w:cs="Times New Roman"/>
                <w:bCs/>
                <w:sz w:val="24"/>
                <w:szCs w:val="24"/>
              </w:rPr>
              <w:t>2031</w:t>
            </w:r>
          </w:p>
        </w:tc>
        <w:tc>
          <w:tcPr>
            <w:tcW w:w="1444" w:type="pct"/>
          </w:tcPr>
          <w:p w14:paraId="203DEBCC"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0 (-120 to 114)</w:t>
            </w:r>
          </w:p>
        </w:tc>
        <w:tc>
          <w:tcPr>
            <w:tcW w:w="1444" w:type="pct"/>
          </w:tcPr>
          <w:p w14:paraId="028BA7E3" w14:textId="00D992EE"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sz w:val="24"/>
                <w:szCs w:val="24"/>
              </w:rPr>
              <w:t>3 (-177 to 186)</w:t>
            </w:r>
          </w:p>
        </w:tc>
        <w:tc>
          <w:tcPr>
            <w:tcW w:w="1537" w:type="pct"/>
          </w:tcPr>
          <w:p w14:paraId="42B45A79" w14:textId="60CCCF47"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sz w:val="24"/>
                <w:szCs w:val="24"/>
              </w:rPr>
              <w:t>0 (-183 to 174)</w:t>
            </w:r>
          </w:p>
        </w:tc>
      </w:tr>
      <w:tr w:rsidR="00EA5BB9" w:rsidRPr="001E6C27" w14:paraId="51C5D67B" w14:textId="77777777" w:rsidTr="00CE5F27">
        <w:tc>
          <w:tcPr>
            <w:tcW w:w="575" w:type="pct"/>
          </w:tcPr>
          <w:p w14:paraId="3C3C8275" w14:textId="77777777" w:rsidR="00EA5BB9" w:rsidRPr="001E6C27" w:rsidRDefault="00EA5BB9" w:rsidP="001E6C27">
            <w:pPr>
              <w:spacing w:line="360" w:lineRule="auto"/>
              <w:rPr>
                <w:rFonts w:ascii="Times New Roman" w:hAnsi="Times New Roman" w:cs="Times New Roman"/>
                <w:bCs/>
                <w:sz w:val="24"/>
                <w:szCs w:val="24"/>
              </w:rPr>
            </w:pPr>
            <w:r w:rsidRPr="001E6C27">
              <w:rPr>
                <w:rFonts w:ascii="Times New Roman" w:hAnsi="Times New Roman" w:cs="Times New Roman"/>
                <w:bCs/>
                <w:sz w:val="24"/>
                <w:szCs w:val="24"/>
              </w:rPr>
              <w:t>2032</w:t>
            </w:r>
          </w:p>
        </w:tc>
        <w:tc>
          <w:tcPr>
            <w:tcW w:w="1444" w:type="pct"/>
          </w:tcPr>
          <w:p w14:paraId="786583B0" w14:textId="77777777" w:rsidR="00EA5BB9" w:rsidRPr="001E6C27" w:rsidRDefault="00EA5BB9" w:rsidP="001E6C27">
            <w:pPr>
              <w:spacing w:line="360" w:lineRule="auto"/>
              <w:rPr>
                <w:rFonts w:ascii="Times New Roman" w:hAnsi="Times New Roman" w:cs="Times New Roman"/>
                <w:sz w:val="24"/>
                <w:szCs w:val="24"/>
              </w:rPr>
            </w:pPr>
            <w:r w:rsidRPr="001E6C27">
              <w:rPr>
                <w:rFonts w:ascii="Times New Roman" w:hAnsi="Times New Roman" w:cs="Times New Roman"/>
                <w:sz w:val="24"/>
                <w:szCs w:val="24"/>
              </w:rPr>
              <w:t>0 (-136 to 118)</w:t>
            </w:r>
          </w:p>
        </w:tc>
        <w:tc>
          <w:tcPr>
            <w:tcW w:w="1444" w:type="pct"/>
          </w:tcPr>
          <w:p w14:paraId="6979F830" w14:textId="16362484"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sz w:val="24"/>
                <w:szCs w:val="24"/>
              </w:rPr>
              <w:t>0 (-206 to 202)</w:t>
            </w:r>
          </w:p>
        </w:tc>
        <w:tc>
          <w:tcPr>
            <w:tcW w:w="1537" w:type="pct"/>
          </w:tcPr>
          <w:p w14:paraId="07333005" w14:textId="110AF50E" w:rsidR="00EA5BB9" w:rsidRPr="001E6C27" w:rsidRDefault="00EA5BB9" w:rsidP="001E6C27">
            <w:pPr>
              <w:spacing w:line="360" w:lineRule="auto"/>
              <w:rPr>
                <w:rFonts w:ascii="Times New Roman" w:hAnsi="Times New Roman" w:cs="Times New Roman"/>
                <w:b/>
                <w:sz w:val="24"/>
                <w:szCs w:val="24"/>
              </w:rPr>
            </w:pPr>
            <w:r w:rsidRPr="001E6C27">
              <w:rPr>
                <w:rFonts w:ascii="Times New Roman" w:hAnsi="Times New Roman" w:cs="Times New Roman"/>
                <w:sz w:val="24"/>
                <w:szCs w:val="24"/>
              </w:rPr>
              <w:t>0 (-208 to 187)</w:t>
            </w:r>
          </w:p>
        </w:tc>
      </w:tr>
    </w:tbl>
    <w:p w14:paraId="77FBA2A5" w14:textId="77777777" w:rsidR="004C4544" w:rsidRPr="001E6C27" w:rsidRDefault="004C4544" w:rsidP="001E6C27">
      <w:pPr>
        <w:spacing w:after="0" w:line="360" w:lineRule="auto"/>
        <w:rPr>
          <w:rFonts w:ascii="Times New Roman" w:hAnsi="Times New Roman" w:cs="Times New Roman"/>
          <w:sz w:val="24"/>
          <w:szCs w:val="24"/>
        </w:rPr>
      </w:pPr>
    </w:p>
    <w:p w14:paraId="6702CA0E" w14:textId="77777777" w:rsidR="004C4544" w:rsidRPr="001E6C27" w:rsidRDefault="004C4544" w:rsidP="001E6C27">
      <w:pPr>
        <w:spacing w:after="0" w:line="360" w:lineRule="auto"/>
        <w:rPr>
          <w:rFonts w:ascii="Times New Roman" w:hAnsi="Times New Roman" w:cs="Times New Roman"/>
          <w:sz w:val="24"/>
          <w:szCs w:val="24"/>
        </w:rPr>
      </w:pPr>
    </w:p>
    <w:p w14:paraId="278B40E4" w14:textId="20F75453" w:rsidR="00D46C81" w:rsidDel="001804DD" w:rsidRDefault="001804DD" w:rsidP="001E6C27">
      <w:pPr>
        <w:spacing w:after="0" w:line="360" w:lineRule="auto"/>
        <w:rPr>
          <w:del w:id="75" w:author="Mohammad Nayeem Hasan" w:date="2023-04-21T04:54:00Z"/>
          <w:rFonts w:ascii="Times New Roman" w:hAnsi="Times New Roman" w:cs="Times New Roman"/>
          <w:sz w:val="24"/>
          <w:szCs w:val="24"/>
        </w:rPr>
      </w:pPr>
      <w:ins w:id="76" w:author="Mohammad Nayeem Hasan" w:date="2023-04-21T04:54:00Z">
        <w:r w:rsidRPr="001804DD">
          <w:rPr>
            <w:rFonts w:ascii="Times New Roman" w:hAnsi="Times New Roman" w:cs="Times New Roman"/>
            <w:sz w:val="24"/>
            <w:szCs w:val="24"/>
          </w:rPr>
          <w:t>According to ARIMA and ARIMAX models, Bangladesh is expected to experience 2, and 8 cases of rabies in 2030, respectively, assuming the trend of decreasing rabies cases continues. But if we raised MDV by around 50%, we could eradicate rabies by the year 2031.</w:t>
        </w:r>
      </w:ins>
      <w:del w:id="77" w:author="Mohammad Nayeem Hasan" w:date="2023-04-21T04:54:00Z">
        <w:r w:rsidR="00D46C81" w:rsidRPr="001E6C27" w:rsidDel="001804DD">
          <w:rPr>
            <w:rFonts w:ascii="Times New Roman" w:hAnsi="Times New Roman" w:cs="Times New Roman"/>
            <w:sz w:val="24"/>
            <w:szCs w:val="24"/>
          </w:rPr>
          <w:delText xml:space="preserve">The forecasting found that if the declining trend of rabies cases continues, </w:delText>
        </w:r>
        <w:commentRangeStart w:id="78"/>
        <w:r w:rsidR="00D46C81" w:rsidRPr="001E6C27" w:rsidDel="001804DD">
          <w:rPr>
            <w:rFonts w:ascii="Times New Roman" w:hAnsi="Times New Roman" w:cs="Times New Roman"/>
            <w:sz w:val="24"/>
            <w:szCs w:val="24"/>
          </w:rPr>
          <w:delText xml:space="preserve">Bangladesh would obtain 2, and </w:delText>
        </w:r>
        <w:r w:rsidR="00971C4B" w:rsidRPr="001E6C27" w:rsidDel="001804DD">
          <w:rPr>
            <w:rFonts w:ascii="Times New Roman" w:hAnsi="Times New Roman" w:cs="Times New Roman"/>
            <w:sz w:val="24"/>
            <w:szCs w:val="24"/>
          </w:rPr>
          <w:delText>8</w:delText>
        </w:r>
        <w:r w:rsidR="00D46C81" w:rsidRPr="001E6C27" w:rsidDel="001804DD">
          <w:rPr>
            <w:rFonts w:ascii="Times New Roman" w:hAnsi="Times New Roman" w:cs="Times New Roman"/>
            <w:sz w:val="24"/>
            <w:szCs w:val="24"/>
          </w:rPr>
          <w:delText xml:space="preserve"> cases in the year </w:delText>
        </w:r>
      </w:del>
      <w:del w:id="79" w:author="Mohammad Nayeem Hasan" w:date="2023-04-21T04:41:00Z">
        <w:r w:rsidR="00D46C81" w:rsidRPr="001E6C27" w:rsidDel="008D5B3D">
          <w:rPr>
            <w:rFonts w:ascii="Times New Roman" w:hAnsi="Times New Roman" w:cs="Times New Roman"/>
            <w:sz w:val="24"/>
            <w:szCs w:val="24"/>
          </w:rPr>
          <w:delText xml:space="preserve">of </w:delText>
        </w:r>
      </w:del>
      <w:del w:id="80" w:author="Mohammad Nayeem Hasan" w:date="2023-04-21T04:54:00Z">
        <w:r w:rsidR="00D46C81" w:rsidRPr="001E6C27" w:rsidDel="001804DD">
          <w:rPr>
            <w:rFonts w:ascii="Times New Roman" w:hAnsi="Times New Roman" w:cs="Times New Roman"/>
            <w:sz w:val="24"/>
            <w:szCs w:val="24"/>
          </w:rPr>
          <w:delText>2030</w:delText>
        </w:r>
        <w:commentRangeEnd w:id="78"/>
        <w:r w:rsidR="009A354B" w:rsidDel="001804DD">
          <w:rPr>
            <w:rStyle w:val="CommentReference"/>
          </w:rPr>
          <w:commentReference w:id="78"/>
        </w:r>
        <w:r w:rsidR="00D46C81" w:rsidRPr="001E6C27" w:rsidDel="001804DD">
          <w:rPr>
            <w:rFonts w:ascii="Times New Roman" w:hAnsi="Times New Roman" w:cs="Times New Roman"/>
            <w:sz w:val="24"/>
            <w:szCs w:val="24"/>
          </w:rPr>
          <w:delText>, according to ARIMA and ARIMAX models. However, if we increased MDV about to 50%, we would reach zero rabies cases in the year 203</w:delText>
        </w:r>
        <w:r w:rsidR="00B5124D" w:rsidRPr="001E6C27" w:rsidDel="001804DD">
          <w:rPr>
            <w:rFonts w:ascii="Times New Roman" w:hAnsi="Times New Roman" w:cs="Times New Roman"/>
            <w:sz w:val="24"/>
            <w:szCs w:val="24"/>
          </w:rPr>
          <w:delText>1</w:delText>
        </w:r>
        <w:r w:rsidR="00D46C81" w:rsidRPr="001E6C27" w:rsidDel="001804DD">
          <w:rPr>
            <w:rFonts w:ascii="Times New Roman" w:hAnsi="Times New Roman" w:cs="Times New Roman"/>
            <w:sz w:val="24"/>
            <w:szCs w:val="24"/>
          </w:rPr>
          <w:delText>.</w:delText>
        </w:r>
      </w:del>
    </w:p>
    <w:p w14:paraId="57711881" w14:textId="77777777" w:rsidR="001804DD" w:rsidRPr="001E6C27" w:rsidRDefault="001804DD" w:rsidP="001E6C27">
      <w:pPr>
        <w:spacing w:after="0" w:line="360" w:lineRule="auto"/>
        <w:rPr>
          <w:ins w:id="81" w:author="Mohammad Nayeem Hasan" w:date="2023-04-21T04:54:00Z"/>
          <w:rFonts w:ascii="Times New Roman" w:hAnsi="Times New Roman" w:cs="Times New Roman"/>
          <w:sz w:val="24"/>
          <w:szCs w:val="24"/>
        </w:rPr>
      </w:pPr>
    </w:p>
    <w:p w14:paraId="43EEF904" w14:textId="77777777" w:rsidR="00322E7F" w:rsidRDefault="00322E7F" w:rsidP="001E6C27">
      <w:pPr>
        <w:spacing w:after="0" w:line="360" w:lineRule="auto"/>
        <w:rPr>
          <w:rFonts w:ascii="Times New Roman" w:hAnsi="Times New Roman" w:cs="Times New Roman"/>
          <w:b/>
          <w:bCs/>
          <w:sz w:val="24"/>
          <w:szCs w:val="24"/>
        </w:rPr>
      </w:pPr>
    </w:p>
    <w:p w14:paraId="6F98E365" w14:textId="5B00ACB8" w:rsidR="005D6E59" w:rsidRPr="001E6C27" w:rsidRDefault="005D6E59" w:rsidP="001E6C27">
      <w:pPr>
        <w:spacing w:after="0" w:line="360" w:lineRule="auto"/>
        <w:rPr>
          <w:rFonts w:ascii="Times New Roman" w:hAnsi="Times New Roman" w:cs="Times New Roman"/>
          <w:b/>
          <w:bCs/>
          <w:sz w:val="24"/>
          <w:szCs w:val="24"/>
        </w:rPr>
      </w:pPr>
      <w:r w:rsidRPr="001E6C27">
        <w:rPr>
          <w:rFonts w:ascii="Times New Roman" w:hAnsi="Times New Roman" w:cs="Times New Roman"/>
          <w:b/>
          <w:bCs/>
          <w:sz w:val="24"/>
          <w:szCs w:val="24"/>
        </w:rPr>
        <w:t>Discussion</w:t>
      </w:r>
    </w:p>
    <w:p w14:paraId="74AC0ECF" w14:textId="79F8730A" w:rsidR="00605CAF" w:rsidRPr="007928B0" w:rsidRDefault="009A0D75" w:rsidP="00B0580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We </w:t>
      </w:r>
      <w:r w:rsidRPr="001E6C27">
        <w:rPr>
          <w:rFonts w:ascii="Times New Roman" w:hAnsi="Times New Roman" w:cs="Times New Roman"/>
          <w:sz w:val="24"/>
          <w:szCs w:val="24"/>
        </w:rPr>
        <w:t>investigate</w:t>
      </w:r>
      <w:r w:rsidR="00CB3E93">
        <w:rPr>
          <w:rFonts w:ascii="Times New Roman" w:hAnsi="Times New Roman" w:cs="Times New Roman"/>
          <w:sz w:val="24"/>
          <w:szCs w:val="24"/>
        </w:rPr>
        <w:t>d</w:t>
      </w:r>
      <w:r w:rsidRPr="001E6C27">
        <w:rPr>
          <w:rFonts w:ascii="Times New Roman" w:hAnsi="Times New Roman" w:cs="Times New Roman"/>
          <w:sz w:val="24"/>
          <w:szCs w:val="24"/>
        </w:rPr>
        <w:t xml:space="preserve"> the trends </w:t>
      </w:r>
      <w:r w:rsidR="008C34CE">
        <w:rPr>
          <w:rFonts w:ascii="Times New Roman" w:hAnsi="Times New Roman" w:cs="Times New Roman"/>
          <w:sz w:val="24"/>
          <w:szCs w:val="24"/>
        </w:rPr>
        <w:t xml:space="preserve">and </w:t>
      </w:r>
      <w:r w:rsidR="00BD5122">
        <w:rPr>
          <w:rFonts w:ascii="Times New Roman" w:hAnsi="Times New Roman" w:cs="Times New Roman"/>
          <w:sz w:val="24"/>
          <w:szCs w:val="24"/>
        </w:rPr>
        <w:t>predict</w:t>
      </w:r>
      <w:r w:rsidR="00CB3E93">
        <w:rPr>
          <w:rFonts w:ascii="Times New Roman" w:hAnsi="Times New Roman" w:cs="Times New Roman"/>
          <w:sz w:val="24"/>
          <w:szCs w:val="24"/>
        </w:rPr>
        <w:t>ed</w:t>
      </w:r>
      <w:r w:rsidR="008C34CE">
        <w:rPr>
          <w:rFonts w:ascii="Times New Roman" w:hAnsi="Times New Roman" w:cs="Times New Roman"/>
          <w:sz w:val="24"/>
          <w:szCs w:val="24"/>
        </w:rPr>
        <w:t xml:space="preserve"> </w:t>
      </w:r>
      <w:ins w:id="82" w:author="Mohammad Nayeem Hasan" w:date="2023-04-21T04:41:00Z">
        <w:r w:rsidR="008D5B3D">
          <w:rPr>
            <w:rFonts w:ascii="Times New Roman" w:hAnsi="Times New Roman" w:cs="Times New Roman"/>
            <w:sz w:val="24"/>
            <w:szCs w:val="24"/>
          </w:rPr>
          <w:t xml:space="preserve">the </w:t>
        </w:r>
      </w:ins>
      <w:r w:rsidR="008C34CE">
        <w:rPr>
          <w:rFonts w:ascii="Times New Roman" w:hAnsi="Times New Roman" w:cs="Times New Roman"/>
          <w:sz w:val="24"/>
          <w:szCs w:val="24"/>
        </w:rPr>
        <w:t xml:space="preserve">number </w:t>
      </w:r>
      <w:r w:rsidRPr="001E6C27">
        <w:rPr>
          <w:rFonts w:ascii="Times New Roman" w:hAnsi="Times New Roman" w:cs="Times New Roman"/>
          <w:sz w:val="24"/>
          <w:szCs w:val="24"/>
        </w:rPr>
        <w:t xml:space="preserve">of human rabies cases </w:t>
      </w:r>
      <w:r w:rsidR="00BD5122">
        <w:rPr>
          <w:rFonts w:ascii="Times New Roman" w:hAnsi="Times New Roman" w:cs="Times New Roman"/>
          <w:sz w:val="24"/>
          <w:szCs w:val="24"/>
        </w:rPr>
        <w:t>with respect</w:t>
      </w:r>
      <w:r w:rsidRPr="001E6C27">
        <w:rPr>
          <w:rFonts w:ascii="Times New Roman" w:hAnsi="Times New Roman" w:cs="Times New Roman"/>
          <w:sz w:val="24"/>
          <w:szCs w:val="24"/>
        </w:rPr>
        <w:t xml:space="preserve"> to MDV in Bangladesh </w:t>
      </w:r>
      <w:r w:rsidR="00BD5122">
        <w:rPr>
          <w:rFonts w:ascii="Times New Roman" w:hAnsi="Times New Roman" w:cs="Times New Roman"/>
          <w:sz w:val="24"/>
          <w:szCs w:val="24"/>
        </w:rPr>
        <w:t>using</w:t>
      </w:r>
      <w:r w:rsidRPr="001E6C27">
        <w:rPr>
          <w:rFonts w:ascii="Times New Roman" w:hAnsi="Times New Roman" w:cs="Times New Roman"/>
          <w:sz w:val="24"/>
          <w:szCs w:val="24"/>
        </w:rPr>
        <w:t xml:space="preserve"> </w:t>
      </w:r>
      <w:r w:rsidR="003C2715" w:rsidRPr="001E6C27">
        <w:rPr>
          <w:rFonts w:ascii="Times New Roman" w:hAnsi="Times New Roman" w:cs="Times New Roman"/>
          <w:bCs/>
          <w:sz w:val="24"/>
          <w:szCs w:val="24"/>
        </w:rPr>
        <w:t>time-series forecasting models</w:t>
      </w:r>
      <w:r w:rsidR="003C2715">
        <w:rPr>
          <w:rFonts w:ascii="Times New Roman" w:hAnsi="Times New Roman" w:cs="Times New Roman"/>
          <w:bCs/>
          <w:sz w:val="24"/>
          <w:szCs w:val="24"/>
        </w:rPr>
        <w:t xml:space="preserve">, ARIMA and ARIMAX. </w:t>
      </w:r>
      <w:r w:rsidR="00815769" w:rsidRPr="00815769">
        <w:rPr>
          <w:rFonts w:ascii="Times New Roman" w:hAnsi="Times New Roman" w:cs="Times New Roman"/>
          <w:sz w:val="24"/>
          <w:szCs w:val="24"/>
        </w:rPr>
        <w:t>To better comprehend the dynamics of the disease and assist with developing control strategies, infectious disease modeling is employed. Additionally, it might reveal how dynamics, consequently, intervention tactics may alter as management is put in place</w:t>
      </w:r>
      <w:r w:rsidR="00C45996">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&lt;EndNote&gt;&lt;Cite&gt;&lt;Author&gt;Heesterbeek&lt;/Author&gt;&lt;Year&gt;2015&lt;/Year&gt;&lt;RecNum&gt;18&lt;/RecNum&gt;&lt;DisplayText&gt;&lt;style face="superscript"&gt;15,16&lt;/style&gt;&lt;/DisplayText&gt;&lt;record&gt;&lt;rec-number&gt;18&lt;/rec-number&gt;&lt;foreign-keys&gt;&lt;key app="EN" db-id="9rvarrapvs2dxme9r0pppzfct9v22rx5ett9" timestamp="1673145401"&gt;18&lt;/key&gt;&lt;/foreign-keys&gt;&lt;ref-type name="Journal Article"&gt;17&lt;/ref-type&gt;&lt;contributors&gt;&lt;authors&gt;&lt;author&gt;Heesterbeek, Hans&lt;/author&gt;&lt;author&gt;Anderson, Roy M&lt;/author&gt;&lt;author&gt;Andreasen, Viggo&lt;/author&gt;&lt;author&gt;Bansal, Shweta&lt;/author&gt;&lt;author&gt;De Angelis, Daniela&lt;/author&gt;&lt;author&gt;Dye, Chris&lt;/author&gt;&lt;author&gt;Eames, Ken TD&lt;/author&gt;&lt;author&gt;Edmunds, W John&lt;/author&gt;&lt;author&gt;Frost, Simon DW&lt;/author&gt;&lt;author&gt;Funk, Sebastian&lt;/author&gt;&lt;/authors&gt;&lt;/contributors&gt;&lt;titles&gt;&lt;title&gt;Modeling infectious disease dynamics in the complex landscape of global health&lt;/title&gt;&lt;secondary-title&gt;Science&lt;/secondary-title&gt;&lt;/titles&gt;&lt;periodical&gt;&lt;full-title&gt;Science&lt;/full-title&gt;&lt;/periodical&gt;&lt;pages&gt;aaa4339&lt;/pages&gt;&lt;volume&gt;347&lt;/volume&gt;&lt;number&gt;6227&lt;/number&gt;&lt;dates&gt;&lt;year&gt;2015&lt;/year&gt;&lt;/dates&gt;&lt;isbn&gt;0036-8075&lt;/isbn&gt;&lt;urls&gt;&lt;/urls&gt;&lt;/record&gt;&lt;/Cite&gt;&lt;Cite&gt;&lt;Author&gt;Klepac&lt;/Author&gt;&lt;Year&gt;2013&lt;/Year&gt;&lt;RecNum&gt;19&lt;/RecNum&gt;&lt;record&gt;&lt;rec-number&gt;19&lt;/rec-number&gt;&lt;foreign-keys&gt;&lt;key app="EN" db-id="9rvarrapvs2dxme9r0pppzfct9v22rx5ett9" timestamp="1673146049"&gt;19&lt;/key&gt;&lt;/foreign-keys&gt;&lt;ref-type name="Generic"&gt;13&lt;/ref-type&gt;&lt;contributors&gt;&lt;authors&gt;&lt;author&gt;Klepac, Petra&lt;/author&gt;&lt;author&gt;Metcalf, C Jessica E&lt;/author&gt;&lt;author&gt;McLean, Angela R&lt;/author&gt;&lt;author&gt;Hampson, Katie&lt;/author&gt;&lt;/authors&gt;&lt;/contributors&gt;&lt;titles&gt;&lt;title&gt;Towards the endgame and beyond: complexities and challenges for the elimination of infectious diseases&lt;/title&gt;&lt;/titles&gt;&lt;pages&gt;20120137&lt;/pages&gt;&lt;volume&gt;368&lt;/volume&gt;&lt;number&gt;1623&lt;/number&gt;&lt;dates&gt;&lt;year&gt;2013&lt;/year&gt;&lt;/dates&gt;&lt;publisher&gt;The Royal Society&lt;/publisher&gt;&lt;isbn&gt;0962-8436&lt;/isbn&gt;&lt;urls&gt;&lt;/urls&gt;&lt;/record&gt;&lt;/Cite&gt;&lt;/EndNote&gt;</w:instrText>
      </w:r>
      <w:r w:rsidR="00C45996">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15,16</w:t>
      </w:r>
      <w:r w:rsidR="00C45996">
        <w:rPr>
          <w:rFonts w:ascii="Times New Roman" w:hAnsi="Times New Roman" w:cs="Times New Roman"/>
          <w:sz w:val="24"/>
          <w:szCs w:val="24"/>
        </w:rPr>
        <w:fldChar w:fldCharType="end"/>
      </w:r>
      <w:r w:rsidR="00815769" w:rsidRPr="00980581">
        <w:rPr>
          <w:rFonts w:ascii="Times New Roman" w:hAnsi="Times New Roman" w:cs="Times New Roman"/>
          <w:sz w:val="24"/>
          <w:szCs w:val="24"/>
        </w:rPr>
        <w:t>.</w:t>
      </w:r>
      <w:r w:rsidR="00B1727C" w:rsidRPr="00980581">
        <w:rPr>
          <w:rFonts w:ascii="Times New Roman" w:hAnsi="Times New Roman" w:cs="Times New Roman"/>
          <w:sz w:val="24"/>
          <w:szCs w:val="24"/>
        </w:rPr>
        <w:t xml:space="preserve"> </w:t>
      </w:r>
      <w:r w:rsidR="001059F8" w:rsidRPr="00980581">
        <w:rPr>
          <w:rFonts w:ascii="Times New Roman" w:hAnsi="Times New Roman" w:cs="Times New Roman"/>
          <w:sz w:val="24"/>
          <w:szCs w:val="24"/>
        </w:rPr>
        <w:t xml:space="preserve">Our study shows </w:t>
      </w:r>
      <w:r w:rsidR="00B05800" w:rsidRPr="00980581">
        <w:rPr>
          <w:rFonts w:ascii="Times New Roman" w:hAnsi="Times New Roman" w:cs="Times New Roman"/>
          <w:color w:val="000000"/>
          <w:sz w:val="24"/>
          <w:szCs w:val="24"/>
        </w:rPr>
        <w:t xml:space="preserve">a continuous </w:t>
      </w:r>
      <w:r w:rsidR="00B05800" w:rsidRPr="00980581">
        <w:rPr>
          <w:rFonts w:ascii="Times New Roman" w:hAnsi="Times New Roman" w:cs="Times New Roman"/>
          <w:color w:val="000000"/>
          <w:sz w:val="24"/>
          <w:szCs w:val="24"/>
        </w:rPr>
        <w:lastRenderedPageBreak/>
        <w:t>declining trend between observed and predicted human rabies cases. In terms</w:t>
      </w:r>
      <w:r w:rsidR="00B05800" w:rsidRPr="001E6C27">
        <w:rPr>
          <w:rFonts w:ascii="Times New Roman" w:hAnsi="Times New Roman" w:cs="Times New Roman"/>
          <w:color w:val="000000"/>
          <w:sz w:val="24"/>
          <w:szCs w:val="24"/>
        </w:rPr>
        <w:t xml:space="preserve"> of accuracy, the ARIMA model performed better than the ARIMAX model</w:t>
      </w:r>
      <w:r w:rsidR="0016719C">
        <w:rPr>
          <w:rFonts w:ascii="Times New Roman" w:hAnsi="Times New Roman" w:cs="Times New Roman"/>
          <w:color w:val="000000"/>
          <w:sz w:val="24"/>
          <w:szCs w:val="24"/>
        </w:rPr>
        <w:t xml:space="preserve"> wh</w:t>
      </w:r>
      <w:r w:rsidR="00214531">
        <w:rPr>
          <w:rFonts w:ascii="Times New Roman" w:hAnsi="Times New Roman" w:cs="Times New Roman"/>
          <w:color w:val="000000"/>
          <w:sz w:val="24"/>
          <w:szCs w:val="24"/>
        </w:rPr>
        <w:t>ereas</w:t>
      </w:r>
      <w:r w:rsidR="00B05800" w:rsidRPr="001E6C27">
        <w:rPr>
          <w:rFonts w:ascii="Times New Roman" w:hAnsi="Times New Roman" w:cs="Times New Roman"/>
          <w:color w:val="000000"/>
          <w:sz w:val="24"/>
          <w:szCs w:val="24"/>
        </w:rPr>
        <w:t xml:space="preserve"> </w:t>
      </w:r>
      <w:ins w:id="83" w:author="Mohammad Nayeem Hasan" w:date="2023-04-21T04:41:00Z">
        <w:r w:rsidR="008D5B3D">
          <w:rPr>
            <w:rFonts w:ascii="Times New Roman" w:hAnsi="Times New Roman" w:cs="Times New Roman"/>
            <w:color w:val="000000"/>
            <w:sz w:val="24"/>
            <w:szCs w:val="24"/>
          </w:rPr>
          <w:t xml:space="preserve">the </w:t>
        </w:r>
      </w:ins>
      <w:r w:rsidR="00B05800" w:rsidRPr="001E6C27">
        <w:rPr>
          <w:rFonts w:ascii="Times New Roman" w:hAnsi="Times New Roman" w:cs="Times New Roman"/>
          <w:color w:val="000000"/>
          <w:sz w:val="24"/>
          <w:szCs w:val="24"/>
        </w:rPr>
        <w:t>ARIMAX model without sensitivity has a greater coefficient of determination and fewer errors</w:t>
      </w:r>
      <w:r w:rsidR="00B6279C">
        <w:rPr>
          <w:rFonts w:ascii="Times New Roman" w:hAnsi="Times New Roman" w:cs="Times New Roman"/>
          <w:color w:val="000000"/>
          <w:sz w:val="24"/>
          <w:szCs w:val="24"/>
        </w:rPr>
        <w:t xml:space="preserve"> than </w:t>
      </w:r>
      <w:ins w:id="84" w:author="Mohammad Nayeem Hasan" w:date="2023-04-21T04:41:00Z">
        <w:r w:rsidR="008D5B3D">
          <w:rPr>
            <w:rFonts w:ascii="Times New Roman" w:hAnsi="Times New Roman" w:cs="Times New Roman"/>
            <w:color w:val="000000"/>
            <w:sz w:val="24"/>
            <w:szCs w:val="24"/>
          </w:rPr>
          <w:t xml:space="preserve">the </w:t>
        </w:r>
      </w:ins>
      <w:r w:rsidR="00B6279C" w:rsidRPr="001E6C27">
        <w:rPr>
          <w:rFonts w:ascii="Times New Roman" w:hAnsi="Times New Roman" w:cs="Times New Roman"/>
          <w:color w:val="000000"/>
          <w:sz w:val="24"/>
          <w:szCs w:val="24"/>
        </w:rPr>
        <w:t>ARIMAX model with sensitivity</w:t>
      </w:r>
      <w:r w:rsidR="00B05800" w:rsidRPr="001E6C27">
        <w:rPr>
          <w:rFonts w:ascii="Times New Roman" w:hAnsi="Times New Roman" w:cs="Times New Roman"/>
          <w:color w:val="000000"/>
          <w:sz w:val="24"/>
          <w:szCs w:val="24"/>
        </w:rPr>
        <w:t xml:space="preserve">. </w:t>
      </w:r>
      <w:r w:rsidR="00760C1E" w:rsidRPr="00760C1E">
        <w:rPr>
          <w:rFonts w:ascii="Times New Roman" w:hAnsi="Times New Roman" w:cs="Times New Roman"/>
          <w:color w:val="000000"/>
          <w:sz w:val="24"/>
          <w:szCs w:val="24"/>
        </w:rPr>
        <w:t>Because of the low value of the model selection criterion, the ARIMA predictive model was found to be most appropriate for time series analysis and forecasting of rabies cases in some other studies</w:t>
      </w:r>
      <w:r w:rsidR="00B61D01">
        <w:rPr>
          <w:rFonts w:ascii="Times New Roman" w:hAnsi="Times New Roman" w:cs="Times New Roman"/>
          <w:color w:val="000000"/>
          <w:sz w:val="24"/>
          <w:szCs w:val="24"/>
        </w:rPr>
        <w:fldChar w:fldCharType="begin">
          <w:fldData xml:space="preserve">PEVuZE5vdGU+PENpdGU+PEF1dGhvcj5UYU5FamE8L0F1dGhvcj48WWVhcj4yMDIxPC9ZZWFyPjxS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</w:fldData>
        </w:fldChar>
      </w:r>
      <w:r w:rsidR="00D16179">
        <w:rPr>
          <w:rFonts w:ascii="Times New Roman" w:hAnsi="Times New Roman" w:cs="Times New Roman"/>
          <w:color w:val="000000"/>
          <w:sz w:val="24"/>
          <w:szCs w:val="24"/>
        </w:rPr>
        <w:instrText xml:space="preserve"> ADDIN EN.CITE </w:instrText>
      </w:r>
      <w:r w:rsidR="00D16179">
        <w:rPr>
          <w:rFonts w:ascii="Times New Roman" w:hAnsi="Times New Roman" w:cs="Times New Roman"/>
          <w:color w:val="000000"/>
          <w:sz w:val="24"/>
          <w:szCs w:val="24"/>
        </w:rPr>
        <w:fldChar w:fldCharType="begin">
          <w:fldData xml:space="preserve">PEVuZE5vdGU+PENpdGU+PEF1dGhvcj5UYU5FamE8L0F1dGhvcj48WWVhcj4yMDIxPC9ZZWFyPjxS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</w:fldData>
        </w:fldChar>
      </w:r>
      <w:r w:rsidR="00D16179">
        <w:rPr>
          <w:rFonts w:ascii="Times New Roman" w:hAnsi="Times New Roman" w:cs="Times New Roman"/>
          <w:color w:val="000000"/>
          <w:sz w:val="24"/>
          <w:szCs w:val="24"/>
        </w:rPr>
        <w:instrText xml:space="preserve"> ADDIN EN.CITE.DATA </w:instrText>
      </w:r>
      <w:r w:rsidR="00D16179">
        <w:rPr>
          <w:rFonts w:ascii="Times New Roman" w:hAnsi="Times New Roman" w:cs="Times New Roman"/>
          <w:color w:val="000000"/>
          <w:sz w:val="24"/>
          <w:szCs w:val="24"/>
        </w:rPr>
      </w:r>
      <w:r w:rsidR="00D16179">
        <w:rPr>
          <w:rFonts w:ascii="Times New Roman" w:hAnsi="Times New Roman" w:cs="Times New Roman"/>
          <w:color w:val="000000"/>
          <w:sz w:val="24"/>
          <w:szCs w:val="24"/>
        </w:rPr>
        <w:fldChar w:fldCharType="end"/>
      </w:r>
      <w:r w:rsidR="00B61D01">
        <w:rPr>
          <w:rFonts w:ascii="Times New Roman" w:hAnsi="Times New Roman" w:cs="Times New Roman"/>
          <w:color w:val="000000"/>
          <w:sz w:val="24"/>
          <w:szCs w:val="24"/>
        </w:rPr>
      </w:r>
      <w:r w:rsidR="00B61D01">
        <w:rPr>
          <w:rFonts w:ascii="Times New Roman" w:hAnsi="Times New Roman" w:cs="Times New Roman"/>
          <w:color w:val="000000"/>
          <w:sz w:val="24"/>
          <w:szCs w:val="24"/>
        </w:rPr>
        <w:fldChar w:fldCharType="separate"/>
      </w:r>
      <w:r w:rsidR="00D16179" w:rsidRPr="00D16179">
        <w:rPr>
          <w:rFonts w:ascii="Times New Roman" w:hAnsi="Times New Roman" w:cs="Times New Roman"/>
          <w:noProof/>
          <w:color w:val="000000"/>
          <w:sz w:val="24"/>
          <w:szCs w:val="24"/>
          <w:vertAlign w:val="superscript"/>
        </w:rPr>
        <w:t>17-19</w:t>
      </w:r>
      <w:r w:rsidR="00B61D01">
        <w:rPr>
          <w:rFonts w:ascii="Times New Roman" w:hAnsi="Times New Roman" w:cs="Times New Roman"/>
          <w:color w:val="000000"/>
          <w:sz w:val="24"/>
          <w:szCs w:val="24"/>
        </w:rPr>
        <w:fldChar w:fldCharType="end"/>
      </w:r>
      <w:r w:rsidR="00760C1E" w:rsidRPr="00760C1E">
        <w:rPr>
          <w:rFonts w:ascii="Times New Roman" w:hAnsi="Times New Roman" w:cs="Times New Roman"/>
          <w:color w:val="000000"/>
          <w:sz w:val="24"/>
          <w:szCs w:val="24"/>
        </w:rPr>
        <w:t xml:space="preserve">. </w:t>
      </w:r>
    </w:p>
    <w:p w14:paraId="13767080" w14:textId="77777777" w:rsidR="00605CAF" w:rsidRDefault="00605CAF" w:rsidP="00B05800">
      <w:pPr>
        <w:spacing w:after="0" w:line="360" w:lineRule="auto"/>
        <w:rPr>
          <w:rFonts w:ascii="Times New Roman" w:hAnsi="Times New Roman" w:cs="Times New Roman"/>
          <w:color w:val="000000"/>
          <w:sz w:val="24"/>
          <w:szCs w:val="24"/>
        </w:rPr>
      </w:pPr>
    </w:p>
    <w:p w14:paraId="1FFE9211" w14:textId="1FA290FA" w:rsidR="00EA41A9" w:rsidRPr="001E6C27" w:rsidRDefault="009E79F2" w:rsidP="00B05800">
      <w:pPr>
        <w:spacing w:after="0" w:line="360" w:lineRule="auto"/>
        <w:rPr>
          <w:rFonts w:ascii="Times New Roman" w:hAnsi="Times New Roman" w:cs="Times New Roman"/>
          <w:sz w:val="24"/>
          <w:szCs w:val="24"/>
        </w:rPr>
      </w:pPr>
      <w:r>
        <w:rPr>
          <w:rFonts w:ascii="Times New Roman" w:hAnsi="Times New Roman" w:cs="Times New Roman"/>
          <w:color w:val="000000"/>
          <w:sz w:val="24"/>
          <w:szCs w:val="24"/>
        </w:rPr>
        <w:t>Based on the models,</w:t>
      </w:r>
      <w:r w:rsidR="00605CAF">
        <w:rPr>
          <w:rFonts w:ascii="Times New Roman" w:hAnsi="Times New Roman" w:cs="Times New Roman"/>
          <w:color w:val="000000"/>
          <w:sz w:val="24"/>
          <w:szCs w:val="24"/>
        </w:rPr>
        <w:t xml:space="preserve"> we found</w:t>
      </w:r>
      <w:r w:rsidR="005567CE">
        <w:rPr>
          <w:rFonts w:ascii="Times New Roman" w:hAnsi="Times New Roman" w:cs="Times New Roman"/>
          <w:color w:val="000000"/>
          <w:sz w:val="24"/>
          <w:szCs w:val="24"/>
        </w:rPr>
        <w:t xml:space="preserve"> </w:t>
      </w:r>
      <w:r w:rsidR="00B05800" w:rsidRPr="001E6C27">
        <w:rPr>
          <w:rFonts w:ascii="Times New Roman" w:hAnsi="Times New Roman" w:cs="Times New Roman"/>
          <w:color w:val="000000"/>
          <w:sz w:val="24"/>
          <w:szCs w:val="24"/>
        </w:rPr>
        <w:t>a considerable decrease in rabies cases during the following ten years</w:t>
      </w:r>
      <w:r w:rsidR="008B3446">
        <w:rPr>
          <w:rFonts w:ascii="Times New Roman" w:hAnsi="Times New Roman" w:cs="Times New Roman"/>
          <w:color w:val="000000"/>
          <w:sz w:val="24"/>
          <w:szCs w:val="24"/>
        </w:rPr>
        <w:t xml:space="preserve"> (2023</w:t>
      </w:r>
      <w:r w:rsidR="00210D23">
        <w:rPr>
          <w:rFonts w:ascii="Times New Roman" w:hAnsi="Times New Roman" w:cs="Times New Roman"/>
          <w:color w:val="000000"/>
          <w:sz w:val="24"/>
          <w:szCs w:val="24"/>
        </w:rPr>
        <w:t>-2032</w:t>
      </w:r>
      <w:r w:rsidR="008B3446">
        <w:rPr>
          <w:rFonts w:ascii="Times New Roman" w:hAnsi="Times New Roman" w:cs="Times New Roman"/>
          <w:color w:val="000000"/>
          <w:sz w:val="24"/>
          <w:szCs w:val="24"/>
        </w:rPr>
        <w:t>)</w:t>
      </w:r>
      <w:r w:rsidR="00B05800" w:rsidRPr="001E6C27">
        <w:rPr>
          <w:rFonts w:ascii="Times New Roman" w:hAnsi="Times New Roman" w:cs="Times New Roman"/>
          <w:color w:val="000000"/>
          <w:sz w:val="24"/>
          <w:szCs w:val="24"/>
        </w:rPr>
        <w:t>.</w:t>
      </w:r>
      <w:r w:rsidR="00B05800" w:rsidRPr="001E6C27">
        <w:rPr>
          <w:rFonts w:ascii="Times New Roman" w:hAnsi="Times New Roman" w:cs="Times New Roman"/>
          <w:b/>
          <w:bCs/>
          <w:sz w:val="24"/>
          <w:szCs w:val="24"/>
        </w:rPr>
        <w:t xml:space="preserve"> </w:t>
      </w:r>
      <w:r w:rsidR="001743A5">
        <w:rPr>
          <w:rFonts w:ascii="Times New Roman" w:hAnsi="Times New Roman" w:cs="Times New Roman"/>
          <w:sz w:val="24"/>
          <w:szCs w:val="24"/>
        </w:rPr>
        <w:t>I</w:t>
      </w:r>
      <w:r w:rsidR="00B05800" w:rsidRPr="001E6C27">
        <w:rPr>
          <w:rFonts w:ascii="Times New Roman" w:hAnsi="Times New Roman" w:cs="Times New Roman"/>
          <w:sz w:val="24"/>
          <w:szCs w:val="24"/>
        </w:rPr>
        <w:t xml:space="preserve">f the declining trend of rabies cases continues, Bangladesh would obtain 2, and 8 cases in the year </w:t>
      </w:r>
      <w:del w:id="85" w:author="Mohammad Nayeem Hasan" w:date="2023-04-21T04:41:00Z">
        <w:r w:rsidR="00B05800" w:rsidRPr="001E6C27" w:rsidDel="008D5B3D">
          <w:rPr>
            <w:rFonts w:ascii="Times New Roman" w:hAnsi="Times New Roman" w:cs="Times New Roman"/>
            <w:sz w:val="24"/>
            <w:szCs w:val="24"/>
          </w:rPr>
          <w:delText xml:space="preserve">of </w:delText>
        </w:r>
      </w:del>
      <w:r w:rsidR="00B05800" w:rsidRPr="001E6C27">
        <w:rPr>
          <w:rFonts w:ascii="Times New Roman" w:hAnsi="Times New Roman" w:cs="Times New Roman"/>
          <w:sz w:val="24"/>
          <w:szCs w:val="24"/>
        </w:rPr>
        <w:t>2030, according to ARIMA and ARIMAX models. However, if MDV</w:t>
      </w:r>
      <w:r w:rsidR="00B14AED">
        <w:rPr>
          <w:rFonts w:ascii="Times New Roman" w:hAnsi="Times New Roman" w:cs="Times New Roman"/>
          <w:sz w:val="24"/>
          <w:szCs w:val="24"/>
        </w:rPr>
        <w:t xml:space="preserve"> could increase</w:t>
      </w:r>
      <w:r w:rsidR="00B05800" w:rsidRPr="001E6C27">
        <w:rPr>
          <w:rFonts w:ascii="Times New Roman" w:hAnsi="Times New Roman" w:cs="Times New Roman"/>
          <w:sz w:val="24"/>
          <w:szCs w:val="24"/>
        </w:rPr>
        <w:t xml:space="preserve"> </w:t>
      </w:r>
      <w:r w:rsidR="00B14AED">
        <w:rPr>
          <w:rFonts w:ascii="Times New Roman" w:hAnsi="Times New Roman" w:cs="Times New Roman"/>
          <w:sz w:val="24"/>
          <w:szCs w:val="24"/>
        </w:rPr>
        <w:t xml:space="preserve">by </w:t>
      </w:r>
      <w:r w:rsidR="00B05800" w:rsidRPr="001E6C27">
        <w:rPr>
          <w:rFonts w:ascii="Times New Roman" w:hAnsi="Times New Roman" w:cs="Times New Roman"/>
          <w:sz w:val="24"/>
          <w:szCs w:val="24"/>
        </w:rPr>
        <w:t xml:space="preserve">about 50%, </w:t>
      </w:r>
      <w:r w:rsidR="007E1802">
        <w:rPr>
          <w:rFonts w:ascii="Times New Roman" w:hAnsi="Times New Roman" w:cs="Times New Roman"/>
          <w:sz w:val="24"/>
          <w:szCs w:val="24"/>
        </w:rPr>
        <w:t xml:space="preserve">achieving </w:t>
      </w:r>
      <w:r w:rsidR="00B05800" w:rsidRPr="001E6C27">
        <w:rPr>
          <w:rFonts w:ascii="Times New Roman" w:hAnsi="Times New Roman" w:cs="Times New Roman"/>
          <w:sz w:val="24"/>
          <w:szCs w:val="24"/>
        </w:rPr>
        <w:t xml:space="preserve">zero rabies cases </w:t>
      </w:r>
      <w:r w:rsidR="00C833C9">
        <w:rPr>
          <w:rFonts w:ascii="Times New Roman" w:hAnsi="Times New Roman" w:cs="Times New Roman"/>
          <w:sz w:val="24"/>
          <w:szCs w:val="24"/>
        </w:rPr>
        <w:t xml:space="preserve">could be possible </w:t>
      </w:r>
      <w:r w:rsidR="009631C3">
        <w:rPr>
          <w:rFonts w:ascii="Times New Roman" w:hAnsi="Times New Roman" w:cs="Times New Roman"/>
          <w:sz w:val="24"/>
          <w:szCs w:val="24"/>
        </w:rPr>
        <w:t>within the time frame</w:t>
      </w:r>
      <w:r w:rsidR="00B05800" w:rsidRPr="001E6C27">
        <w:rPr>
          <w:rFonts w:ascii="Times New Roman" w:hAnsi="Times New Roman" w:cs="Times New Roman"/>
          <w:sz w:val="24"/>
          <w:szCs w:val="24"/>
        </w:rPr>
        <w:t>.</w:t>
      </w:r>
      <w:r w:rsidR="00B6279C">
        <w:rPr>
          <w:rFonts w:ascii="Times New Roman" w:hAnsi="Times New Roman" w:cs="Times New Roman"/>
          <w:sz w:val="24"/>
          <w:szCs w:val="24"/>
        </w:rPr>
        <w:t xml:space="preserve"> </w:t>
      </w:r>
      <w:r w:rsidR="007458A3" w:rsidRPr="007458A3">
        <w:rPr>
          <w:rFonts w:ascii="Times New Roman" w:hAnsi="Times New Roman" w:cs="Times New Roman"/>
          <w:sz w:val="24"/>
          <w:szCs w:val="24"/>
        </w:rPr>
        <w:t xml:space="preserve">Model predictions and surveillance studies with similar socioeconomic settings showed that dog vaccination could save human lives (285) and prevent </w:t>
      </w:r>
      <w:del w:id="86" w:author="Mohammad Nayeem Hasan" w:date="2023-04-21T04:41:00Z">
        <w:r w:rsidR="007458A3" w:rsidRPr="007458A3" w:rsidDel="008D5B3D">
          <w:rPr>
            <w:rFonts w:ascii="Times New Roman" w:hAnsi="Times New Roman" w:cs="Times New Roman"/>
            <w:sz w:val="24"/>
            <w:szCs w:val="24"/>
          </w:rPr>
          <w:delText xml:space="preserve">a </w:delText>
        </w:r>
      </w:del>
      <w:r w:rsidR="007458A3" w:rsidRPr="007458A3">
        <w:rPr>
          <w:rFonts w:ascii="Times New Roman" w:hAnsi="Times New Roman" w:cs="Times New Roman"/>
          <w:sz w:val="24"/>
          <w:szCs w:val="24"/>
        </w:rPr>
        <w:t>considerable human rabies exposure (6541) over a certain period</w:t>
      </w:r>
      <w:r w:rsidR="00675C74">
        <w:rPr>
          <w:rFonts w:ascii="Times New Roman" w:hAnsi="Times New Roman" w:cs="Times New Roman"/>
          <w:sz w:val="24"/>
          <w:szCs w:val="24"/>
        </w:rPr>
        <w:fldChar w:fldCharType="begin"/>
      </w:r>
      <w:r w:rsidR="00D16179">
        <w:rPr>
          <w:rFonts w:ascii="Times New Roman" w:hAnsi="Times New Roman" w:cs="Times New Roman"/>
          <w:sz w:val="24"/>
          <w:szCs w:val="24"/>
        </w:rPr>
        <w:instrText xml:space="preserve"> ADDIN EN.CITE &lt;EndNote&gt;&lt;Cite&gt;&lt;Author&gt;Kunkel&lt;/Author&gt;&lt;Year&gt;2021&lt;/Year&gt;&lt;RecNum&gt;52&lt;/RecNum&gt;&lt;DisplayText&gt;&lt;style face="superscript"&gt;20&lt;/style&gt;&lt;/DisplayText&gt;&lt;record&gt;&lt;rec-number&gt;52&lt;/rec-number&gt;&lt;foreign-keys&gt;&lt;key app="EN" db-id="9rvarrapvs2dxme9r0pppzfct9v22rx5ett9" timestamp="1680054650"&gt;52&lt;/key&gt;&lt;/foreign-keys&gt;&lt;ref-type name="Journal Article"&gt;17&lt;/ref-type&gt;&lt;contributors&gt;&lt;authors&gt;&lt;author&gt;Kunkel, Amber&lt;/author&gt;&lt;author&gt;Jeon, Seonghye&lt;/author&gt;&lt;author&gt;Joseph, Haim C&lt;/author&gt;&lt;author&gt;Dilius, Pierre&lt;/author&gt;&lt;author&gt;Crowdis, Kelly&lt;/author&gt;&lt;author&gt;Meltzer, Martin I&lt;/author&gt;&lt;author&gt;Wallace, Ryan&lt;/author&gt;&lt;/authors&gt;&lt;/contributors&gt;&lt;titles&gt;&lt;title&gt;The urgency of resuming disrupted dog rabies vaccination campaigns: a modeling and cost-effectiveness analysis&lt;/title&gt;&lt;secondary-title&gt;Scientific reports&lt;/secondary-title&gt;&lt;/titles&gt;&lt;periodical&gt;&lt;full-title&gt;Scientific reports&lt;/full-title&gt;&lt;/periodical&gt;&lt;pages&gt;12476&lt;/pages&gt;&lt;volume&gt;11&lt;/volume&gt;&lt;number&gt;1&lt;/number&gt;&lt;dates&gt;&lt;year&gt;2021&lt;/year&gt;&lt;/dates&gt;&lt;isbn&gt;2045-2322&lt;/isbn&gt;&lt;urls&gt;&lt;/urls&gt;&lt;/record&gt;&lt;/Cite&gt;&lt;/EndNote&gt;</w:instrText>
      </w:r>
      <w:r w:rsidR="00675C74">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20</w:t>
      </w:r>
      <w:r w:rsidR="00675C74">
        <w:rPr>
          <w:rFonts w:ascii="Times New Roman" w:hAnsi="Times New Roman" w:cs="Times New Roman"/>
          <w:sz w:val="24"/>
          <w:szCs w:val="24"/>
        </w:rPr>
        <w:fldChar w:fldCharType="end"/>
      </w:r>
      <w:r w:rsidR="007458A3" w:rsidRPr="007458A3">
        <w:rPr>
          <w:rFonts w:ascii="Times New Roman" w:hAnsi="Times New Roman" w:cs="Times New Roman"/>
          <w:sz w:val="24"/>
          <w:szCs w:val="24"/>
        </w:rPr>
        <w:t>.</w:t>
      </w:r>
      <w:r w:rsidR="007458A3">
        <w:rPr>
          <w:rFonts w:ascii="Times New Roman" w:hAnsi="Times New Roman" w:cs="Times New Roman"/>
          <w:sz w:val="24"/>
          <w:szCs w:val="24"/>
        </w:rPr>
        <w:t xml:space="preserve"> </w:t>
      </w:r>
      <w:r w:rsidR="00913402" w:rsidRPr="00913402">
        <w:rPr>
          <w:rFonts w:ascii="Times New Roman" w:hAnsi="Times New Roman" w:cs="Times New Roman"/>
          <w:sz w:val="24"/>
          <w:szCs w:val="24"/>
        </w:rPr>
        <w:t>If all public health veterinarians in endemic countries dedicated three months each year to dog rabies vaccination, the vaccination workforce could suffice to eradicate dog rabies</w:t>
      </w:r>
      <w:r w:rsidR="001768D1">
        <w:rPr>
          <w:rFonts w:ascii="Times New Roman" w:hAnsi="Times New Roman" w:cs="Times New Roman"/>
          <w:sz w:val="24"/>
          <w:szCs w:val="24"/>
        </w:rPr>
        <w:fldChar w:fldCharType="begin"/>
      </w:r>
      <w:r w:rsidR="00D16179">
        <w:rPr>
          <w:rFonts w:ascii="Times New Roman" w:hAnsi="Times New Roman" w:cs="Times New Roman"/>
          <w:sz w:val="24"/>
          <w:szCs w:val="24"/>
        </w:rPr>
        <w:instrText xml:space="preserve"> ADDIN EN.CITE &lt;EndNote&gt;&lt;Cite&gt;&lt;Author&gt;Wallace&lt;/Author&gt;&lt;Year&gt;2017&lt;/Year&gt;&lt;RecNum&gt;48&lt;/RecNum&gt;&lt;DisplayText&gt;&lt;style face="superscript"&gt;21&lt;/style&gt;&lt;/DisplayText&gt;&lt;record&gt;&lt;rec-number&gt;48&lt;/rec-number&gt;&lt;foreign-keys&gt;&lt;key app="EN" db-id="9rvarrapvs2dxme9r0pppzfct9v22rx5ett9" timestamp="1679851272"&gt;48&lt;/key&gt;&lt;/foreign-keys&gt;&lt;ref-type name="Journal Article"&gt;17&lt;/ref-type&gt;&lt;contributors&gt;&lt;authors&gt;&lt;author&gt;Wallace, Ryan M&lt;/author&gt;&lt;author&gt;Undurraga, Eduardo A&lt;/author&gt;&lt;author&gt;Blanton, Jesse D&lt;/author&gt;&lt;author&gt;Cleaton, Julie&lt;/author&gt;&lt;author&gt;Franka, Richard&lt;/author&gt;&lt;/authors&gt;&lt;/contributors&gt;&lt;titles&gt;&lt;title&gt;Elimination of dog-mediated human rabies deaths by 2030: needs assessment and alternatives for progress based on dog vaccination&lt;/title&gt;&lt;secondary-title&gt;Frontiers in veterinary science&lt;/secondary-title&gt;&lt;/titles&gt;&lt;periodical&gt;&lt;full-title&gt;Frontiers in veterinary science&lt;/full-title&gt;&lt;/periodical&gt;&lt;pages&gt;9&lt;/pages&gt;&lt;volume&gt;4&lt;/volume&gt;&lt;dates&gt;&lt;year&gt;2017&lt;/year&gt;&lt;/dates&gt;&lt;isbn&gt;2297-1769&lt;/isbn&gt;&lt;urls&gt;&lt;/urls&gt;&lt;/record&gt;&lt;/Cite&gt;&lt;/EndNote&gt;</w:instrText>
      </w:r>
      <w:r w:rsidR="001768D1">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21</w:t>
      </w:r>
      <w:r w:rsidR="001768D1">
        <w:rPr>
          <w:rFonts w:ascii="Times New Roman" w:hAnsi="Times New Roman" w:cs="Times New Roman"/>
          <w:sz w:val="24"/>
          <w:szCs w:val="24"/>
        </w:rPr>
        <w:fldChar w:fldCharType="end"/>
      </w:r>
      <w:r w:rsidR="00913402" w:rsidRPr="00913402">
        <w:rPr>
          <w:rFonts w:ascii="Times New Roman" w:hAnsi="Times New Roman" w:cs="Times New Roman"/>
          <w:sz w:val="24"/>
          <w:szCs w:val="24"/>
        </w:rPr>
        <w:t xml:space="preserve">.  Countries with vaccination coverage of 70% or higher were classified as Phase III, and it was suggested that countries vaccinate 70% of the canine population for 7 years </w:t>
      </w:r>
      <w:del w:id="87" w:author="Mohammad Nayeem Hasan" w:date="2023-04-21T04:42:00Z">
        <w:r w:rsidR="00913402" w:rsidRPr="00913402" w:rsidDel="008D5B3D">
          <w:rPr>
            <w:rFonts w:ascii="Times New Roman" w:hAnsi="Times New Roman" w:cs="Times New Roman"/>
            <w:sz w:val="24"/>
            <w:szCs w:val="24"/>
          </w:rPr>
          <w:delText>in order to</w:delText>
        </w:r>
      </w:del>
      <w:ins w:id="88" w:author="Mohammad Nayeem Hasan" w:date="2023-04-21T04:42:00Z">
        <w:r w:rsidR="008D5B3D">
          <w:rPr>
            <w:rFonts w:ascii="Times New Roman" w:hAnsi="Times New Roman" w:cs="Times New Roman"/>
            <w:sz w:val="24"/>
            <w:szCs w:val="24"/>
          </w:rPr>
          <w:t>to</w:t>
        </w:r>
      </w:ins>
      <w:r w:rsidR="00913402" w:rsidRPr="00913402">
        <w:rPr>
          <w:rFonts w:ascii="Times New Roman" w:hAnsi="Times New Roman" w:cs="Times New Roman"/>
          <w:sz w:val="24"/>
          <w:szCs w:val="24"/>
        </w:rPr>
        <w:t xml:space="preserve"> eliminate dog rabies</w:t>
      </w:r>
      <w:r w:rsidR="00D14340">
        <w:rPr>
          <w:rFonts w:ascii="Times New Roman" w:hAnsi="Times New Roman" w:cs="Times New Roman"/>
          <w:sz w:val="24"/>
          <w:szCs w:val="24"/>
        </w:rPr>
        <w:fldChar w:fldCharType="begin">
          <w:fldData xml:space="preserve">PEVuZE5vdGU+PENpdGU+PEF1dGhvcj5XYWxsYWNlPC9BdXRob3I+PFllYXI+MjAxNzwvWWVhcj48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</w:fldData>
        </w:fldChar>
      </w:r>
      <w:r w:rsidR="00D16179">
        <w:rPr>
          <w:rFonts w:ascii="Times New Roman" w:hAnsi="Times New Roman" w:cs="Times New Roman"/>
          <w:sz w:val="24"/>
          <w:szCs w:val="24"/>
        </w:rPr>
        <w:instrText xml:space="preserve"> ADDIN EN.CITE </w:instrText>
      </w:r>
      <w:r w:rsidR="00D16179">
        <w:rPr>
          <w:rFonts w:ascii="Times New Roman" w:hAnsi="Times New Roman" w:cs="Times New Roman"/>
          <w:sz w:val="24"/>
          <w:szCs w:val="24"/>
        </w:rPr>
        <w:fldChar w:fldCharType="begin">
          <w:fldData xml:space="preserve">PEVuZE5vdGU+PENpdGU+PEF1dGhvcj5XYWxsYWNlPC9BdXRob3I+PFllYXI+MjAxNzwvWWVhcj48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</w:fldData>
        </w:fldChar>
      </w:r>
      <w:r w:rsidR="00D16179">
        <w:rPr>
          <w:rFonts w:ascii="Times New Roman" w:hAnsi="Times New Roman" w:cs="Times New Roman"/>
          <w:sz w:val="24"/>
          <w:szCs w:val="24"/>
        </w:rPr>
        <w:instrText xml:space="preserve"> ADDIN EN.CITE.DATA </w:instrText>
      </w:r>
      <w:r w:rsidR="00D16179">
        <w:rPr>
          <w:rFonts w:ascii="Times New Roman" w:hAnsi="Times New Roman" w:cs="Times New Roman"/>
          <w:sz w:val="24"/>
          <w:szCs w:val="24"/>
        </w:rPr>
      </w:r>
      <w:r w:rsidR="00D16179">
        <w:rPr>
          <w:rFonts w:ascii="Times New Roman" w:hAnsi="Times New Roman" w:cs="Times New Roman"/>
          <w:sz w:val="24"/>
          <w:szCs w:val="24"/>
        </w:rPr>
        <w:fldChar w:fldCharType="end"/>
      </w:r>
      <w:r w:rsidR="00D14340">
        <w:rPr>
          <w:rFonts w:ascii="Times New Roman" w:hAnsi="Times New Roman" w:cs="Times New Roman"/>
          <w:sz w:val="24"/>
          <w:szCs w:val="24"/>
        </w:rPr>
      </w:r>
      <w:r w:rsidR="00D14340">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1,21,22</w:t>
      </w:r>
      <w:r w:rsidR="00D14340">
        <w:rPr>
          <w:rFonts w:ascii="Times New Roman" w:hAnsi="Times New Roman" w:cs="Times New Roman"/>
          <w:sz w:val="24"/>
          <w:szCs w:val="24"/>
        </w:rPr>
        <w:fldChar w:fldCharType="end"/>
      </w:r>
      <w:r w:rsidR="00913402" w:rsidRPr="00913402">
        <w:rPr>
          <w:rFonts w:ascii="Times New Roman" w:hAnsi="Times New Roman" w:cs="Times New Roman"/>
          <w:sz w:val="24"/>
          <w:szCs w:val="24"/>
        </w:rPr>
        <w:t>.</w:t>
      </w:r>
      <w:r w:rsidR="00920EC4">
        <w:rPr>
          <w:rFonts w:ascii="Times New Roman" w:hAnsi="Times New Roman" w:cs="Times New Roman"/>
          <w:sz w:val="24"/>
          <w:szCs w:val="24"/>
        </w:rPr>
        <w:t xml:space="preserve"> </w:t>
      </w:r>
      <w:r w:rsidR="006B59BB" w:rsidRPr="006B59BB">
        <w:rPr>
          <w:rFonts w:ascii="Times New Roman" w:hAnsi="Times New Roman" w:cs="Times New Roman"/>
          <w:sz w:val="24"/>
          <w:szCs w:val="24"/>
        </w:rPr>
        <w:t>Lack of knowledge that dogs needed rabies vaccinations and ignorance of where to find the vaccine were frequently cited as vaccination barriers</w:t>
      </w:r>
      <w:r w:rsidR="00A84572">
        <w:rPr>
          <w:rFonts w:ascii="Times New Roman" w:hAnsi="Times New Roman" w:cs="Times New Roman"/>
          <w:sz w:val="24"/>
          <w:szCs w:val="24"/>
        </w:rPr>
        <w:fldChar w:fldCharType="begin"/>
      </w:r>
      <w:r w:rsidR="00D16179">
        <w:rPr>
          <w:rFonts w:ascii="Times New Roman" w:hAnsi="Times New Roman" w:cs="Times New Roman"/>
          <w:sz w:val="24"/>
          <w:szCs w:val="24"/>
        </w:rPr>
        <w:instrText xml:space="preserve"> ADDIN EN.CITE &lt;EndNote&gt;&lt;Cite&gt;&lt;Author&gt;Yoak&lt;/Author&gt;&lt;Year&gt;2021&lt;/Year&gt;&lt;RecNum&gt;53&lt;/RecNum&gt;&lt;DisplayText&gt;&lt;style face="superscript"&gt;23&lt;/style&gt;&lt;/DisplayText&gt;&lt;record&gt;&lt;rec-number&gt;53&lt;/rec-number&gt;&lt;foreign-keys&gt;&lt;key app="EN" db-id="9rvarrapvs2dxme9r0pppzfct9v22rx5ett9" timestamp="1680746384"&gt;53&lt;/key&gt;&lt;/foreign-keys&gt;&lt;ref-type name="Journal Article"&gt;17&lt;/ref-type&gt;&lt;contributors&gt;&lt;authors&gt;&lt;author&gt;Yoak, Andrew J&lt;/author&gt;&lt;author&gt;Haile, Abraham&lt;/author&gt;&lt;author&gt;O’Quin, Jeanette&lt;/author&gt;&lt;author&gt;Belu, Maria&lt;/author&gt;&lt;author&gt;Birhane, Meseret&lt;/author&gt;&lt;author&gt;Bekele, Meseret&lt;/author&gt;&lt;author&gt;Murphy, Sylvia&lt;/author&gt;&lt;author&gt;Medley, Alexandra&lt;/author&gt;&lt;author&gt;Vincent, Emily&lt;/author&gt;&lt;author&gt;Stewart, Daniel&lt;/author&gt;&lt;/authors&gt;&lt;/contributors&gt;&lt;titles&gt;&lt;title&gt;Barriers and opportunities for canine rabies vaccination campaigns in Addis Ababa, Ethiopia&lt;/title&gt;&lt;secondary-title&gt;Preventive veterinary medicine&lt;/secondary-title&gt;&lt;/titles&gt;&lt;periodical&gt;&lt;full-title&gt;Preventive veterinary medicine&lt;/full-title&gt;&lt;/periodical&gt;&lt;pages&gt;105256&lt;/pages&gt;&lt;volume&gt;187&lt;/volume&gt;&lt;dates&gt;&lt;year&gt;2021&lt;/year&gt;&lt;/dates&gt;&lt;isbn&gt;0167-5877&lt;/isbn&gt;&lt;urls&gt;&lt;/urls&gt;&lt;/record&gt;&lt;/Cite&gt;&lt;/EndNote&gt;</w:instrText>
      </w:r>
      <w:r w:rsidR="00A84572">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23</w:t>
      </w:r>
      <w:r w:rsidR="00A84572">
        <w:rPr>
          <w:rFonts w:ascii="Times New Roman" w:hAnsi="Times New Roman" w:cs="Times New Roman"/>
          <w:sz w:val="24"/>
          <w:szCs w:val="24"/>
        </w:rPr>
        <w:fldChar w:fldCharType="end"/>
      </w:r>
      <w:r w:rsidR="006B59BB" w:rsidRPr="006B59BB">
        <w:rPr>
          <w:rFonts w:ascii="Times New Roman" w:hAnsi="Times New Roman" w:cs="Times New Roman"/>
          <w:sz w:val="24"/>
          <w:szCs w:val="24"/>
        </w:rPr>
        <w:t xml:space="preserve">. </w:t>
      </w:r>
      <w:r w:rsidR="008567D5">
        <w:rPr>
          <w:rFonts w:ascii="Times New Roman" w:hAnsi="Times New Roman" w:cs="Times New Roman"/>
          <w:sz w:val="24"/>
          <w:szCs w:val="24"/>
        </w:rPr>
        <w:t xml:space="preserve">One of the </w:t>
      </w:r>
      <w:r w:rsidR="005F264C">
        <w:rPr>
          <w:rFonts w:ascii="Times New Roman" w:hAnsi="Times New Roman" w:cs="Times New Roman"/>
          <w:sz w:val="24"/>
          <w:szCs w:val="24"/>
        </w:rPr>
        <w:t>challenges</w:t>
      </w:r>
      <w:r w:rsidR="008567D5">
        <w:rPr>
          <w:rFonts w:ascii="Times New Roman" w:hAnsi="Times New Roman" w:cs="Times New Roman"/>
          <w:sz w:val="24"/>
          <w:szCs w:val="24"/>
        </w:rPr>
        <w:t xml:space="preserve"> </w:t>
      </w:r>
      <w:r w:rsidR="009145CB">
        <w:rPr>
          <w:rFonts w:ascii="Times New Roman" w:hAnsi="Times New Roman" w:cs="Times New Roman"/>
          <w:sz w:val="24"/>
          <w:szCs w:val="24"/>
        </w:rPr>
        <w:t xml:space="preserve">to </w:t>
      </w:r>
      <w:del w:id="89" w:author="Mohammad Nayeem Hasan" w:date="2023-04-21T04:42:00Z">
        <w:r w:rsidR="009145CB" w:rsidDel="008D5B3D">
          <w:rPr>
            <w:rFonts w:ascii="Times New Roman" w:hAnsi="Times New Roman" w:cs="Times New Roman"/>
            <w:sz w:val="24"/>
            <w:szCs w:val="24"/>
          </w:rPr>
          <w:delText xml:space="preserve">increase </w:delText>
        </w:r>
      </w:del>
      <w:ins w:id="90" w:author="Mohammad Nayeem Hasan" w:date="2023-04-21T04:42:00Z">
        <w:r w:rsidR="008D5B3D">
          <w:rPr>
            <w:rFonts w:ascii="Times New Roman" w:hAnsi="Times New Roman" w:cs="Times New Roman"/>
            <w:sz w:val="24"/>
            <w:szCs w:val="24"/>
          </w:rPr>
          <w:t xml:space="preserve">increasing </w:t>
        </w:r>
      </w:ins>
      <w:r w:rsidR="00B948AE">
        <w:rPr>
          <w:rFonts w:ascii="Times New Roman" w:hAnsi="Times New Roman" w:cs="Times New Roman"/>
          <w:sz w:val="24"/>
          <w:szCs w:val="24"/>
        </w:rPr>
        <w:t xml:space="preserve">the </w:t>
      </w:r>
      <w:r w:rsidR="00896318">
        <w:rPr>
          <w:rFonts w:ascii="Times New Roman" w:hAnsi="Times New Roman" w:cs="Times New Roman"/>
          <w:sz w:val="24"/>
          <w:szCs w:val="24"/>
        </w:rPr>
        <w:t xml:space="preserve">amount of </w:t>
      </w:r>
      <w:r w:rsidR="005F264C">
        <w:rPr>
          <w:rFonts w:ascii="Times New Roman" w:hAnsi="Times New Roman" w:cs="Times New Roman"/>
          <w:sz w:val="24"/>
          <w:szCs w:val="24"/>
        </w:rPr>
        <w:t>MDV in Bangladesh</w:t>
      </w:r>
      <w:r w:rsidR="008567D5">
        <w:rPr>
          <w:rFonts w:ascii="Times New Roman" w:hAnsi="Times New Roman" w:cs="Times New Roman"/>
          <w:sz w:val="24"/>
          <w:szCs w:val="24"/>
        </w:rPr>
        <w:t xml:space="preserve"> </w:t>
      </w:r>
      <w:r w:rsidR="0081440C">
        <w:rPr>
          <w:rFonts w:ascii="Times New Roman" w:hAnsi="Times New Roman" w:cs="Times New Roman"/>
          <w:sz w:val="24"/>
          <w:szCs w:val="24"/>
        </w:rPr>
        <w:t>could be budget allocation</w:t>
      </w:r>
      <w:r w:rsidR="004B0BE2">
        <w:rPr>
          <w:rFonts w:ascii="Times New Roman" w:hAnsi="Times New Roman" w:cs="Times New Roman"/>
          <w:sz w:val="24"/>
          <w:szCs w:val="24"/>
        </w:rPr>
        <w:t xml:space="preserve"> </w:t>
      </w:r>
      <w:r w:rsidR="00F270C4">
        <w:rPr>
          <w:rFonts w:ascii="Times New Roman" w:hAnsi="Times New Roman" w:cs="Times New Roman"/>
          <w:sz w:val="24"/>
          <w:szCs w:val="24"/>
        </w:rPr>
        <w:t xml:space="preserve">but there is </w:t>
      </w:r>
      <w:ins w:id="91" w:author="Mohammad Nayeem Hasan" w:date="2023-04-21T04:42:00Z">
        <w:r w:rsidR="008D5B3D">
          <w:rPr>
            <w:rFonts w:ascii="Times New Roman" w:hAnsi="Times New Roman" w:cs="Times New Roman"/>
            <w:sz w:val="24"/>
            <w:szCs w:val="24"/>
          </w:rPr>
          <w:t xml:space="preserve">a </w:t>
        </w:r>
      </w:ins>
      <w:r w:rsidR="00F706C4">
        <w:rPr>
          <w:rFonts w:ascii="Times New Roman" w:hAnsi="Times New Roman" w:cs="Times New Roman"/>
          <w:sz w:val="24"/>
          <w:szCs w:val="24"/>
        </w:rPr>
        <w:t>strong political commitment to eliminate dog-mediated human rabies</w:t>
      </w:r>
      <w:r w:rsidR="00F15EC8">
        <w:rPr>
          <w:rFonts w:ascii="Times New Roman" w:hAnsi="Times New Roman" w:cs="Times New Roman"/>
          <w:sz w:val="24"/>
          <w:szCs w:val="24"/>
        </w:rPr>
        <w:fldChar w:fldCharType="begin"/>
      </w:r>
      <w:r w:rsidR="00F15EC8">
        <w:rPr>
          <w:rFonts w:ascii="Times New Roman" w:hAnsi="Times New Roman" w:cs="Times New Roman"/>
          <w:sz w:val="24"/>
          <w:szCs w:val="24"/>
        </w:rPr>
        <w:instrText xml:space="preserve"> ADDIN EN.CITE &lt;EndNote&gt;&lt;Cite&gt;&lt;Year&gt;2017&lt;/Year&gt;&lt;RecNum&gt;28&lt;/RecNum&gt;&lt;DisplayText&gt;&lt;style face="superscript"&gt;8&lt;/style&gt;&lt;/DisplayText&gt;&lt;record&gt;&lt;rec-number&gt;28&lt;/rec-number&gt;&lt;foreign-keys&gt;&lt;key app="EN" db-id="9rvarrapvs2dxme9r0pppzfct9v22rx5ett9" timestamp="1679838672"&gt;28&lt;/key&gt;&lt;/foreign-keys&gt;&lt;ref-type name="Report"&gt;27&lt;/ref-type&gt;&lt;contributors&gt;&lt;/contributors&gt;&lt;titles&gt;&lt;title&gt;World Health Organization. The Rabies Elimination Program of Bangladesh. Neglected tropical diseases. Geneva: WHO 2017, http://www.who.int/neglected_diseases/news/Bangladesh-rabies-elimination-program/en/&lt;/title&gt;&lt;/titles&gt;&lt;dates&gt;&lt;year&gt;2017&lt;/year&gt;&lt;/dates&gt;&lt;urls&gt;&lt;/urls&gt;&lt;/record&gt;&lt;/Cite&gt;&lt;/EndNote&gt;</w:instrText>
      </w:r>
      <w:r w:rsidR="00F15EC8">
        <w:rPr>
          <w:rFonts w:ascii="Times New Roman" w:hAnsi="Times New Roman" w:cs="Times New Roman"/>
          <w:sz w:val="24"/>
          <w:szCs w:val="24"/>
        </w:rPr>
        <w:fldChar w:fldCharType="separate"/>
      </w:r>
      <w:r w:rsidR="00F15EC8" w:rsidRPr="00F15EC8">
        <w:rPr>
          <w:rFonts w:ascii="Times New Roman" w:hAnsi="Times New Roman" w:cs="Times New Roman"/>
          <w:noProof/>
          <w:sz w:val="24"/>
          <w:szCs w:val="24"/>
          <w:vertAlign w:val="superscript"/>
        </w:rPr>
        <w:t>8</w:t>
      </w:r>
      <w:r w:rsidR="00F15EC8">
        <w:rPr>
          <w:rFonts w:ascii="Times New Roman" w:hAnsi="Times New Roman" w:cs="Times New Roman"/>
          <w:sz w:val="24"/>
          <w:szCs w:val="24"/>
        </w:rPr>
        <w:fldChar w:fldCharType="end"/>
      </w:r>
      <w:r w:rsidR="0081440C">
        <w:rPr>
          <w:rFonts w:ascii="Times New Roman" w:hAnsi="Times New Roman" w:cs="Times New Roman"/>
          <w:sz w:val="24"/>
          <w:szCs w:val="24"/>
        </w:rPr>
        <w:t xml:space="preserve">. </w:t>
      </w:r>
      <w:r w:rsidR="00EE528C" w:rsidRPr="00EE528C">
        <w:rPr>
          <w:rFonts w:ascii="Times New Roman" w:hAnsi="Times New Roman" w:cs="Times New Roman"/>
          <w:sz w:val="24"/>
          <w:szCs w:val="24"/>
        </w:rPr>
        <w:t>It has been demonstrated that rabies prevention strategies, such as vaccination, are influenced by disease prevalence and that a simple model with intervention responses can accurately depict the host dynamics and periodicity of the disease</w:t>
      </w:r>
      <w:r w:rsidR="00BE2D99">
        <w:rPr>
          <w:rFonts w:ascii="Times New Roman" w:hAnsi="Times New Roman" w:cs="Times New Roman"/>
          <w:sz w:val="24"/>
          <w:szCs w:val="24"/>
        </w:rPr>
        <w:fldChar w:fldCharType="begin"/>
      </w:r>
      <w:r w:rsidR="00D16179">
        <w:rPr>
          <w:rFonts w:ascii="Times New Roman" w:hAnsi="Times New Roman" w:cs="Times New Roman"/>
          <w:sz w:val="24"/>
          <w:szCs w:val="24"/>
        </w:rPr>
        <w:instrText xml:space="preserve"> ADDIN EN.CITE &lt;EndNote&gt;&lt;Cite&gt;&lt;Author&gt;Hampson&lt;/Author&gt;&lt;Year&gt;2007&lt;/Year&gt;&lt;RecNum&gt;43&lt;/RecNum&gt;&lt;DisplayText&gt;&lt;style face="superscript"&gt;24&lt;/style&gt;&lt;/DisplayText&gt;&lt;record&gt;&lt;rec-number&gt;43&lt;/rec-number&gt;&lt;foreign-keys&gt;&lt;key app="EN" db-id="9rvarrapvs2dxme9r0pppzfct9v22rx5ett9" timestamp="1679845065"&gt;43&lt;/key&gt;&lt;/foreign-keys&gt;&lt;ref-type name="Journal Article"&gt;17&lt;/ref-type&gt;&lt;contributors&gt;&lt;authors&gt;&lt;author&gt;Hampson, Katie&lt;/author&gt;&lt;author&gt;Dushoff, Jonathan&lt;/author&gt;&lt;author&gt;Bingham, John&lt;/author&gt;&lt;author&gt;Brückner, Gideon&lt;/author&gt;&lt;author&gt;Ali, YH&lt;/author&gt;&lt;author&gt;Dobson, Andy&lt;/author&gt;&lt;/authors&gt;&lt;/contributors&gt;&lt;titles&gt;&lt;title&gt;Synchronous cycles of domestic dog rabies in sub-Saharan Africa and the impact of control efforts&lt;/title&gt;&lt;secondary-title&gt;Proceedings of the National Academy of Sciences&lt;/secondary-title&gt;&lt;/titles&gt;&lt;periodical&gt;&lt;full-title&gt;Proceedings of the National Academy of Sciences&lt;/full-title&gt;&lt;/periodical&gt;&lt;pages&gt;7717-7722&lt;/pages&gt;&lt;volume&gt;104&lt;/volume&gt;&lt;number&gt;18&lt;/number&gt;&lt;dates&gt;&lt;year&gt;2007&lt;/year&gt;&lt;/dates&gt;&lt;isbn&gt;0027-8424&lt;/isbn&gt;&lt;urls&gt;&lt;/urls&gt;&lt;/record&gt;&lt;/Cite&gt;&lt;/EndNote&gt;</w:instrText>
      </w:r>
      <w:r w:rsidR="00BE2D99">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24</w:t>
      </w:r>
      <w:r w:rsidR="00BE2D99">
        <w:rPr>
          <w:rFonts w:ascii="Times New Roman" w:hAnsi="Times New Roman" w:cs="Times New Roman"/>
          <w:sz w:val="24"/>
          <w:szCs w:val="24"/>
        </w:rPr>
        <w:fldChar w:fldCharType="end"/>
      </w:r>
      <w:r w:rsidR="00EE528C" w:rsidRPr="00EE528C">
        <w:rPr>
          <w:rFonts w:ascii="Times New Roman" w:hAnsi="Times New Roman" w:cs="Times New Roman"/>
          <w:sz w:val="24"/>
          <w:szCs w:val="24"/>
        </w:rPr>
        <w:t>.</w:t>
      </w:r>
      <w:r w:rsidR="00920EC4">
        <w:rPr>
          <w:rFonts w:ascii="Times New Roman" w:hAnsi="Times New Roman" w:cs="Times New Roman"/>
          <w:sz w:val="24"/>
          <w:szCs w:val="24"/>
        </w:rPr>
        <w:t xml:space="preserve"> </w:t>
      </w:r>
      <w:r w:rsidR="0051660B" w:rsidRPr="001E6C27">
        <w:rPr>
          <w:rFonts w:ascii="Times New Roman" w:hAnsi="Times New Roman" w:cs="Times New Roman"/>
          <w:color w:val="000000"/>
          <w:sz w:val="24"/>
          <w:szCs w:val="24"/>
        </w:rPr>
        <w:t xml:space="preserve">Many other factors can influence </w:t>
      </w:r>
      <w:ins w:id="92" w:author="Mohammad Nayeem Hasan" w:date="2023-04-21T04:42:00Z">
        <w:r w:rsidR="008D5B3D">
          <w:rPr>
            <w:rFonts w:ascii="Times New Roman" w:hAnsi="Times New Roman" w:cs="Times New Roman"/>
            <w:color w:val="000000"/>
            <w:sz w:val="24"/>
            <w:szCs w:val="24"/>
          </w:rPr>
          <w:t xml:space="preserve">the </w:t>
        </w:r>
      </w:ins>
      <w:r w:rsidR="0051660B" w:rsidRPr="001E6C27">
        <w:rPr>
          <w:rFonts w:ascii="Times New Roman" w:hAnsi="Times New Roman" w:cs="Times New Roman"/>
          <w:color w:val="000000"/>
          <w:sz w:val="24"/>
          <w:szCs w:val="24"/>
        </w:rPr>
        <w:t>occurrence of rabies cases including literacy rate, GDP, awareness of rabies, access and availability of post-exposure vaccines, access to primary care, and primary contact related to sickness</w:t>
      </w:r>
      <w:r w:rsidR="00AD401F">
        <w:rPr>
          <w:rFonts w:ascii="Times New Roman" w:hAnsi="Times New Roman" w:cs="Times New Roman"/>
          <w:color w:val="000000"/>
          <w:sz w:val="24"/>
          <w:szCs w:val="24"/>
        </w:rPr>
        <w:fldChar w:fldCharType="begin">
          <w:fldData xml:space="preserve">PEVuZE5vdGU+PENpdGU+PEF1dGhvcj5HaG9zaDwvQXV0aG9yPjxZZWFyPjIwMjA8L1llYXI+PFJl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</w:fldData>
        </w:fldChar>
      </w:r>
      <w:r w:rsidR="00D16179">
        <w:rPr>
          <w:rFonts w:ascii="Times New Roman" w:hAnsi="Times New Roman" w:cs="Times New Roman"/>
          <w:color w:val="000000"/>
          <w:sz w:val="24"/>
          <w:szCs w:val="24"/>
        </w:rPr>
        <w:instrText xml:space="preserve"> ADDIN EN.CITE </w:instrText>
      </w:r>
      <w:r w:rsidR="00D16179">
        <w:rPr>
          <w:rFonts w:ascii="Times New Roman" w:hAnsi="Times New Roman" w:cs="Times New Roman"/>
          <w:color w:val="000000"/>
          <w:sz w:val="24"/>
          <w:szCs w:val="24"/>
        </w:rPr>
        <w:fldChar w:fldCharType="begin">
          <w:fldData xml:space="preserve">PEVuZE5vdGU+PENpdGU+PEF1dGhvcj5HaG9zaDwvQXV0aG9yPjxZZWFyPjIwMjA8L1llYXI+PFJl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</w:fldData>
        </w:fldChar>
      </w:r>
      <w:r w:rsidR="00D16179">
        <w:rPr>
          <w:rFonts w:ascii="Times New Roman" w:hAnsi="Times New Roman" w:cs="Times New Roman"/>
          <w:color w:val="000000"/>
          <w:sz w:val="24"/>
          <w:szCs w:val="24"/>
        </w:rPr>
        <w:instrText xml:space="preserve"> ADDIN EN.CITE.DATA </w:instrText>
      </w:r>
      <w:r w:rsidR="00D16179">
        <w:rPr>
          <w:rFonts w:ascii="Times New Roman" w:hAnsi="Times New Roman" w:cs="Times New Roman"/>
          <w:color w:val="000000"/>
          <w:sz w:val="24"/>
          <w:szCs w:val="24"/>
        </w:rPr>
      </w:r>
      <w:r w:rsidR="00D16179">
        <w:rPr>
          <w:rFonts w:ascii="Times New Roman" w:hAnsi="Times New Roman" w:cs="Times New Roman"/>
          <w:color w:val="000000"/>
          <w:sz w:val="24"/>
          <w:szCs w:val="24"/>
        </w:rPr>
        <w:fldChar w:fldCharType="end"/>
      </w:r>
      <w:r w:rsidR="00AD401F">
        <w:rPr>
          <w:rFonts w:ascii="Times New Roman" w:hAnsi="Times New Roman" w:cs="Times New Roman"/>
          <w:color w:val="000000"/>
          <w:sz w:val="24"/>
          <w:szCs w:val="24"/>
        </w:rPr>
      </w:r>
      <w:r w:rsidR="00AD401F">
        <w:rPr>
          <w:rFonts w:ascii="Times New Roman" w:hAnsi="Times New Roman" w:cs="Times New Roman"/>
          <w:color w:val="000000"/>
          <w:sz w:val="24"/>
          <w:szCs w:val="24"/>
        </w:rPr>
        <w:fldChar w:fldCharType="separate"/>
      </w:r>
      <w:r w:rsidR="00D16179" w:rsidRPr="00D16179">
        <w:rPr>
          <w:rFonts w:ascii="Times New Roman" w:hAnsi="Times New Roman" w:cs="Times New Roman"/>
          <w:noProof/>
          <w:color w:val="000000"/>
          <w:sz w:val="24"/>
          <w:szCs w:val="24"/>
          <w:vertAlign w:val="superscript"/>
        </w:rPr>
        <w:t>6,25,26</w:t>
      </w:r>
      <w:r w:rsidR="00AD401F">
        <w:rPr>
          <w:rFonts w:ascii="Times New Roman" w:hAnsi="Times New Roman" w:cs="Times New Roman"/>
          <w:color w:val="000000"/>
          <w:sz w:val="24"/>
          <w:szCs w:val="24"/>
        </w:rPr>
        <w:fldChar w:fldCharType="end"/>
      </w:r>
      <w:r w:rsidR="0051660B" w:rsidRPr="001E6C27">
        <w:rPr>
          <w:rFonts w:ascii="Times New Roman" w:hAnsi="Times New Roman" w:cs="Times New Roman"/>
          <w:color w:val="000000"/>
          <w:sz w:val="24"/>
          <w:szCs w:val="24"/>
        </w:rPr>
        <w:t xml:space="preserve">. However, reliable data on these parameters or proxy variables are not available. Thus, we decided to keep MDV </w:t>
      </w:r>
      <w:r w:rsidR="004002A1">
        <w:rPr>
          <w:rFonts w:ascii="Times New Roman" w:hAnsi="Times New Roman" w:cs="Times New Roman"/>
          <w:color w:val="000000"/>
          <w:sz w:val="24"/>
          <w:szCs w:val="24"/>
        </w:rPr>
        <w:t xml:space="preserve">and ARV </w:t>
      </w:r>
      <w:r w:rsidR="0051660B" w:rsidRPr="001E6C27">
        <w:rPr>
          <w:rFonts w:ascii="Times New Roman" w:hAnsi="Times New Roman" w:cs="Times New Roman"/>
          <w:color w:val="000000"/>
          <w:sz w:val="24"/>
          <w:szCs w:val="24"/>
        </w:rPr>
        <w:t>in the model as the key determinant of the occurrence of human rabies cases.</w:t>
      </w:r>
      <w:r w:rsidR="000535A6">
        <w:rPr>
          <w:rFonts w:ascii="Times New Roman" w:hAnsi="Times New Roman" w:cs="Times New Roman"/>
          <w:color w:val="000000"/>
          <w:sz w:val="24"/>
          <w:szCs w:val="24"/>
        </w:rPr>
        <w:t xml:space="preserve"> </w:t>
      </w:r>
      <w:r w:rsidR="00EA41A9" w:rsidRPr="00EA41A9">
        <w:rPr>
          <w:rFonts w:ascii="Times New Roman" w:hAnsi="Times New Roman" w:cs="Times New Roman"/>
          <w:sz w:val="24"/>
          <w:szCs w:val="24"/>
        </w:rPr>
        <w:t>After MDV was introduced in Bangladesh in 2011, the pattern of human rabies cases altered quite quickly. The annual incidence of rabies in Bangladesh has consistently decreased as a result of the combined effects of a mass awareness campaign, PEP, and MDV</w:t>
      </w:r>
      <w:r w:rsidR="00C24C93">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&lt;EndNote&gt;&lt;Cite&gt;&lt;Author&gt;Ghosh&lt;/Author&gt;&lt;Year&gt;2020&lt;/Year&gt;&lt;RecNum&gt;22&lt;/RecNum&gt;&lt;DisplayText&gt;&lt;style face="superscript"&gt;6&lt;/style&gt;&lt;/DisplayText&gt;&lt;record&gt;&lt;rec-number&gt;22&lt;/rec-number&gt;&lt;foreign-keys&gt;&lt;key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EndNote&gt;</w:instrText>
      </w:r>
      <w:r w:rsidR="00C24C93">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6</w:t>
      </w:r>
      <w:r w:rsidR="00C24C93">
        <w:rPr>
          <w:rFonts w:ascii="Times New Roman" w:hAnsi="Times New Roman" w:cs="Times New Roman"/>
          <w:sz w:val="24"/>
          <w:szCs w:val="24"/>
        </w:rPr>
        <w:fldChar w:fldCharType="end"/>
      </w:r>
      <w:r w:rsidR="00EA41A9" w:rsidRPr="00EA41A9">
        <w:rPr>
          <w:rFonts w:ascii="Times New Roman" w:hAnsi="Times New Roman" w:cs="Times New Roman"/>
          <w:sz w:val="24"/>
          <w:szCs w:val="24"/>
        </w:rPr>
        <w:t>.</w:t>
      </w:r>
    </w:p>
    <w:p w14:paraId="0C9A9A04" w14:textId="77777777" w:rsidR="00CA0370" w:rsidRDefault="00CA0370" w:rsidP="00B05800">
      <w:pPr>
        <w:spacing w:after="0" w:line="360" w:lineRule="auto"/>
        <w:rPr>
          <w:rFonts w:ascii="Times New Roman" w:hAnsi="Times New Roman" w:cs="Times New Roman"/>
          <w:sz w:val="24"/>
          <w:szCs w:val="24"/>
        </w:rPr>
      </w:pPr>
    </w:p>
    <w:p w14:paraId="5DCBA14E" w14:textId="56178CC8" w:rsidR="00673CEA" w:rsidRDefault="000A078C" w:rsidP="00673CEA">
      <w:pPr>
        <w:spacing w:after="0" w:line="360" w:lineRule="auto"/>
        <w:rPr>
          <w:rFonts w:ascii="Times New Roman" w:hAnsi="Times New Roman" w:cs="Times New Roman"/>
          <w:sz w:val="24"/>
          <w:szCs w:val="24"/>
        </w:rPr>
      </w:pPr>
      <w:r w:rsidRPr="000A078C">
        <w:rPr>
          <w:rFonts w:ascii="Times New Roman" w:hAnsi="Times New Roman" w:cs="Times New Roman"/>
          <w:sz w:val="24"/>
          <w:szCs w:val="24"/>
        </w:rPr>
        <w:t xml:space="preserve">The phylogenetic tree showed that the rabies viruses in Bangladesh are part of the Arctic/Arctic-like virus, and the N </w:t>
      </w:r>
      <w:del w:id="93" w:author="Mohammad Nayeem Hasan" w:date="2023-04-21T04:42:00Z">
        <w:r w:rsidRPr="000A078C" w:rsidDel="008D5B3D">
          <w:rPr>
            <w:rFonts w:ascii="Times New Roman" w:hAnsi="Times New Roman" w:cs="Times New Roman"/>
            <w:sz w:val="24"/>
            <w:szCs w:val="24"/>
          </w:rPr>
          <w:delText xml:space="preserve">genes </w:delText>
        </w:r>
      </w:del>
      <w:ins w:id="94" w:author="Mohammad Nayeem Hasan" w:date="2023-04-21T04:42:00Z">
        <w:r w:rsidR="008D5B3D">
          <w:rPr>
            <w:rFonts w:ascii="Times New Roman" w:hAnsi="Times New Roman" w:cs="Times New Roman"/>
            <w:sz w:val="24"/>
            <w:szCs w:val="24"/>
          </w:rPr>
          <w:t>gene</w:t>
        </w:r>
        <w:r w:rsidR="008D5B3D" w:rsidRPr="000A078C">
          <w:rPr>
            <w:rFonts w:ascii="Times New Roman" w:hAnsi="Times New Roman" w:cs="Times New Roman"/>
            <w:sz w:val="24"/>
            <w:szCs w:val="24"/>
          </w:rPr>
          <w:t xml:space="preserve"> </w:t>
        </w:r>
      </w:ins>
      <w:r w:rsidRPr="000A078C">
        <w:rPr>
          <w:rFonts w:ascii="Times New Roman" w:hAnsi="Times New Roman" w:cs="Times New Roman"/>
          <w:sz w:val="24"/>
          <w:szCs w:val="24"/>
        </w:rPr>
        <w:t>sequences from the rabies viruses in Bhutan and Bangladesh exhibit a significant link, indicating that they shared an ancestor before evolving into different strains.</w:t>
      </w:r>
      <w:r>
        <w:rPr>
          <w:rFonts w:ascii="Times New Roman" w:hAnsi="Times New Roman" w:cs="Times New Roman"/>
          <w:sz w:val="24"/>
          <w:szCs w:val="24"/>
        </w:rPr>
        <w:t xml:space="preserve"> </w:t>
      </w:r>
      <w:r w:rsidR="00673CEA" w:rsidRPr="00673CEA">
        <w:rPr>
          <w:rFonts w:ascii="Times New Roman" w:hAnsi="Times New Roman" w:cs="Times New Roman"/>
          <w:sz w:val="24"/>
          <w:szCs w:val="24"/>
        </w:rPr>
        <w:t>AAL2 spread into central Bangladesh 32.3 years ago (95% HPD 18.4-50.6 years) around 1978 (95% HPD range 1958-1991) where glycoprotein has three potential N-glycosylation sites influencing viral pathogenesis</w:t>
      </w:r>
      <w:r w:rsidR="000E3AD8">
        <w:rPr>
          <w:rFonts w:ascii="Times New Roman" w:hAnsi="Times New Roman" w:cs="Times New Roman"/>
          <w:sz w:val="24"/>
          <w:szCs w:val="24"/>
        </w:rPr>
        <w:fldChar w:fldCharType="begin"/>
      </w:r>
      <w:r w:rsidR="00D16179">
        <w:rPr>
          <w:rFonts w:ascii="Times New Roman" w:hAnsi="Times New Roman" w:cs="Times New Roman"/>
          <w:sz w:val="24"/>
          <w:szCs w:val="24"/>
        </w:rPr>
        <w:instrText xml:space="preserve"> ADDIN EN.CITE &lt;EndNote&gt;&lt;Cite&gt;&lt;Author&gt;Jamil&lt;/Author&gt;&lt;Year&gt;2012&lt;/Year&gt;&lt;RecNum&gt;50&lt;/RecNum&gt;&lt;DisplayText&gt;&lt;style face="superscript"&gt;27&lt;/style&gt;&lt;/DisplayText&gt;&lt;record&gt;&lt;rec-number&gt;50&lt;/rec-number&gt;&lt;foreign-keys&gt;&lt;key app="EN" db-id="9rvarrapvs2dxme9r0pppzfct9v22rx5ett9" timestamp="1679869180"&gt;50&lt;/key&gt;&lt;/foreign-keys&gt;&lt;ref-type name="Journal Article"&gt;17&lt;/ref-type&gt;&lt;contributors&gt;&lt;authors&gt;&lt;author&gt;Jamil, Khondoker Mahbuba&lt;/author&gt;&lt;author&gt;Ahmed, Kamruddin&lt;/author&gt;&lt;author&gt;Hossain, Moazzem&lt;/author&gt;&lt;author&gt;Matsumoto, Takashi&lt;/author&gt;&lt;author&gt;Ali, Mohammad Azmat&lt;/author&gt;&lt;author&gt;Hossain, Sohrab&lt;/author&gt;&lt;author&gt;Hossain, Shakhawat&lt;/author&gt;&lt;author&gt;Islam, Aminul&lt;/author&gt;&lt;author&gt;Nasiruddin, Mohammad&lt;/author&gt;&lt;author&gt;Nishizono, Akira&lt;/author&gt;&lt;/authors&gt;&lt;/contributors&gt;&lt;titles&gt;&lt;title&gt;Arctic-like rabies virus, Bangladesh&lt;/title&gt;&lt;secondary-title&gt;Emerging Infectious Diseases&lt;/secondary-title&gt;&lt;/titles&gt;&lt;periodical&gt;&lt;full-title&gt;Emerging Infectious Diseases&lt;/full-title&gt;&lt;/periodical&gt;&lt;pages&gt;2021&lt;/pages&gt;&lt;volume&gt;18&lt;/volume&gt;&lt;number&gt;12&lt;/number&gt;&lt;dates&gt;&lt;year&gt;2012&lt;/year&gt;&lt;/dates&gt;&lt;urls&gt;&lt;/urls&gt;&lt;/record&gt;&lt;/Cite&gt;&lt;/EndNote&gt;</w:instrText>
      </w:r>
      <w:r w:rsidR="000E3AD8">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27</w:t>
      </w:r>
      <w:r w:rsidR="000E3AD8">
        <w:rPr>
          <w:rFonts w:ascii="Times New Roman" w:hAnsi="Times New Roman" w:cs="Times New Roman"/>
          <w:sz w:val="24"/>
          <w:szCs w:val="24"/>
        </w:rPr>
        <w:fldChar w:fldCharType="end"/>
      </w:r>
      <w:r w:rsidR="00673CEA" w:rsidRPr="00673CEA">
        <w:rPr>
          <w:rFonts w:ascii="Times New Roman" w:hAnsi="Times New Roman" w:cs="Times New Roman"/>
          <w:sz w:val="24"/>
          <w:szCs w:val="24"/>
        </w:rPr>
        <w:t>. Separate lineages were also discovered in other countries in this region, including Iran, Nepal, Pakistan, and Afghanistan, according to some studies</w:t>
      </w:r>
      <w:ins w:id="95" w:author="Mohammad Nayeem Hasan" w:date="2023-04-21T04:42:00Z">
        <w:r w:rsidR="008D5B3D">
          <w:rPr>
            <w:rFonts w:ascii="Times New Roman" w:hAnsi="Times New Roman" w:cs="Times New Roman"/>
            <w:sz w:val="24"/>
            <w:szCs w:val="24"/>
          </w:rPr>
          <w:t xml:space="preserve"> </w:t>
        </w:r>
      </w:ins>
      <w:r w:rsidR="000E3AD8">
        <w:rPr>
          <w:rFonts w:ascii="Times New Roman" w:hAnsi="Times New Roman" w:cs="Times New Roman"/>
          <w:sz w:val="24"/>
          <w:szCs w:val="24"/>
        </w:rPr>
        <w:fldChar w:fldCharType="begin"/>
      </w:r>
      <w:r w:rsidR="00D16179">
        <w:rPr>
          <w:rFonts w:ascii="Times New Roman" w:hAnsi="Times New Roman" w:cs="Times New Roman"/>
          <w:sz w:val="24"/>
          <w:szCs w:val="24"/>
        </w:rPr>
        <w:instrText xml:space="preserve"> ADDIN EN.CITE &lt;EndNote&gt;&lt;Cite&gt;&lt;Author&gt;Jamil&lt;/Author&gt;&lt;Year&gt;2012&lt;/Year&gt;&lt;RecNum&gt;50&lt;/RecNum&gt;&lt;DisplayText&gt;&lt;style face="superscript"&gt;9,27&lt;/style&gt;&lt;/DisplayText&gt;&lt;record&gt;&lt;rec-number&gt;50&lt;/rec-number&gt;&lt;foreign-keys&gt;&lt;key app="EN" db-id="9rvarrapvs2dxme9r0pppzfct9v22rx5ett9" timestamp="1679869180"&gt;50&lt;/key&gt;&lt;/foreign-keys&gt;&lt;ref-type name="Journal Article"&gt;17&lt;/ref-type&gt;&lt;contributors&gt;&lt;authors&gt;&lt;author&gt;Jamil, Khondoker Mahbuba&lt;/author&gt;&lt;author&gt;Ahmed, Kamruddin&lt;/author&gt;&lt;author&gt;Hossain, Moazzem&lt;/author&gt;&lt;author&gt;Matsumoto, Takashi&lt;/author&gt;&lt;author&gt;Ali, Mohammad Azmat&lt;/author&gt;&lt;author&gt;Hossain, Sohrab&lt;/author&gt;&lt;author&gt;Hossain, Shakhawat&lt;/author&gt;&lt;author&gt;Islam, Aminul&lt;/author&gt;&lt;author&gt;Nasiruddin, Mohammad&lt;/author&gt;&lt;author&gt;Nishizono, Akira&lt;/author&gt;&lt;/authors&gt;&lt;/contributors&gt;&lt;titles&gt;&lt;title&gt;Arctic-like rabies virus, Bangladesh&lt;/title&gt;&lt;secondary-title&gt;Emerging Infectious Diseases&lt;/secondary-title&gt;&lt;/titles&gt;&lt;periodical&gt;&lt;full-title&gt;Emerging Infectious Diseases&lt;/full-title&gt;&lt;/periodical&gt;&lt;pages&gt;2021&lt;/pages&gt;&lt;volume&gt;18&lt;/volume&gt;&lt;number&gt;12&lt;/number&gt;&lt;dates&gt;&lt;year&gt;2012&lt;/year&gt;&lt;/dates&gt;&lt;urls&gt;&lt;/urls&gt;&lt;/record&gt;&lt;/Cite&gt;&lt;Cite&gt;&lt;Author&gt;Gibson&lt;/Author&gt;&lt;Year&gt;2022&lt;/Year&gt;&lt;RecNum&gt;29&lt;/RecNum&gt;&lt;record&gt;&lt;rec-number&gt;29&lt;/rec-number&gt;&lt;foreign-keys&gt;&lt;key app="EN" db-id="9rvarrapvs2dxme9r0pppzfct9v22rx5ett9" timestamp="1679838779"&gt;29&lt;/key&gt;&lt;/foreign-keys&gt;&lt;ref-type name="Journal Article"&gt;17&lt;/ref-type&gt;&lt;contributors&gt;&lt;authors&gt;&lt;author&gt;Gibson, AD&lt;/author&gt;&lt;author&gt;Yale, G&lt;/author&gt;&lt;author&gt;Corfmat, J&lt;/author&gt;&lt;author&gt;Appupillai, M&lt;/author&gt;&lt;author&gt;Gigante, CM&lt;/author&gt;&lt;author&gt;Lopes, M&lt;/author&gt;&lt;author&gt;Betodkar, U&lt;/author&gt;&lt;author&gt;Costa, NC&lt;/author&gt;&lt;author&gt;Fernandes, KA&lt;/author&gt;&lt;author&gt;Mathapati, P&lt;/author&gt;&lt;/authors&gt;&lt;/contributors&gt;&lt;titles&gt;&lt;title&gt;Elimination of human rabies in Goa, India through an integrated One Health approach&lt;/title&gt;&lt;secondary-title&gt;Nature Communications&lt;/secondary-title&gt;&lt;/titles&gt;&lt;periodical&gt;&lt;full-title&gt;Nature Communications&lt;/full-title&gt;&lt;/periodical&gt;&lt;pages&gt;2788&lt;/pages&gt;&lt;volume&gt;13&lt;/volume&gt;&lt;number&gt;1&lt;/number&gt;&lt;dates&gt;&lt;year&gt;2022&lt;/year&gt;&lt;/dates&gt;&lt;isbn&gt;2041-1723&lt;/isbn&gt;&lt;urls&gt;&lt;/urls&gt;&lt;/record&gt;&lt;/Cite&gt;&lt;/EndNote&gt;</w:instrText>
      </w:r>
      <w:r w:rsidR="000E3AD8">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9,27</w:t>
      </w:r>
      <w:r w:rsidR="000E3AD8">
        <w:rPr>
          <w:rFonts w:ascii="Times New Roman" w:hAnsi="Times New Roman" w:cs="Times New Roman"/>
          <w:sz w:val="24"/>
          <w:szCs w:val="24"/>
        </w:rPr>
        <w:fldChar w:fldCharType="end"/>
      </w:r>
      <w:r w:rsidR="00673CEA" w:rsidRPr="00673CEA">
        <w:rPr>
          <w:rFonts w:ascii="Times New Roman" w:hAnsi="Times New Roman" w:cs="Times New Roman"/>
          <w:sz w:val="24"/>
          <w:szCs w:val="24"/>
        </w:rPr>
        <w:t>. The rabies virus's diversity may have public health consequences in Bangladesh. Given the ease with which people can travel between countries, AAL2 most likely entered Bangladesh from India rather than Bhutan.​</w:t>
      </w:r>
    </w:p>
    <w:p w14:paraId="17627FFD" w14:textId="77777777" w:rsidR="00A873F3" w:rsidRPr="00673CEA" w:rsidRDefault="00A873F3" w:rsidP="00673CEA">
      <w:pPr>
        <w:spacing w:after="0" w:line="360" w:lineRule="auto"/>
        <w:rPr>
          <w:rFonts w:ascii="Times New Roman" w:hAnsi="Times New Roman" w:cs="Times New Roman"/>
          <w:sz w:val="24"/>
          <w:szCs w:val="24"/>
        </w:rPr>
      </w:pPr>
    </w:p>
    <w:p w14:paraId="7E4B6122" w14:textId="1FD9A678" w:rsidR="00F35429" w:rsidRDefault="00695F0D" w:rsidP="00F35429">
      <w:pPr>
        <w:spacing w:after="0" w:line="360" w:lineRule="auto"/>
        <w:rPr>
          <w:rFonts w:ascii="Times New Roman" w:hAnsi="Times New Roman" w:cs="Times New Roman"/>
          <w:sz w:val="24"/>
          <w:szCs w:val="24"/>
        </w:rPr>
      </w:pPr>
      <w:r w:rsidRPr="00695F0D">
        <w:rPr>
          <w:rFonts w:ascii="Times New Roman" w:hAnsi="Times New Roman" w:cs="Times New Roman"/>
          <w:sz w:val="24"/>
          <w:szCs w:val="24"/>
        </w:rPr>
        <w:t>We observed that the average dog population density in Bangladesh is 12 dogs per km</w:t>
      </w:r>
      <w:r w:rsidRPr="00B21BA4">
        <w:rPr>
          <w:rFonts w:ascii="Times New Roman" w:hAnsi="Times New Roman" w:cs="Times New Roman"/>
          <w:sz w:val="24"/>
          <w:szCs w:val="24"/>
          <w:vertAlign w:val="superscript"/>
          <w:rPrChange w:id="96" w:author="Mohammad Nayeem Hasan" w:date="2023-04-21T04:01:00Z">
            <w:rPr>
              <w:rFonts w:ascii="Times New Roman" w:hAnsi="Times New Roman" w:cs="Times New Roman"/>
              <w:sz w:val="24"/>
              <w:szCs w:val="24"/>
            </w:rPr>
          </w:rPrChange>
        </w:rPr>
        <w:t>2</w:t>
      </w:r>
      <w:r w:rsidRPr="00695F0D">
        <w:rPr>
          <w:rFonts w:ascii="Times New Roman" w:hAnsi="Times New Roman" w:cs="Times New Roman"/>
          <w:sz w:val="24"/>
          <w:szCs w:val="24"/>
        </w:rPr>
        <w:t xml:space="preserve">, with a </w:t>
      </w:r>
      <w:del w:id="97" w:author="Mohammad Nayeem Hasan" w:date="2023-04-21T04:42:00Z">
        <w:r w:rsidRPr="00695F0D" w:rsidDel="008D5B3D">
          <w:rPr>
            <w:rFonts w:ascii="Times New Roman" w:hAnsi="Times New Roman" w:cs="Times New Roman"/>
            <w:sz w:val="24"/>
            <w:szCs w:val="24"/>
          </w:rPr>
          <w:delText>human to dog</w:delText>
        </w:r>
      </w:del>
      <w:ins w:id="98" w:author="Mohammad Nayeem Hasan" w:date="2023-04-21T04:42:00Z">
        <w:r w:rsidR="008D5B3D">
          <w:rPr>
            <w:rFonts w:ascii="Times New Roman" w:hAnsi="Times New Roman" w:cs="Times New Roman"/>
            <w:sz w:val="24"/>
            <w:szCs w:val="24"/>
          </w:rPr>
          <w:t>human-to-dog</w:t>
        </w:r>
      </w:ins>
      <w:r w:rsidRPr="00695F0D">
        <w:rPr>
          <w:rFonts w:ascii="Times New Roman" w:hAnsi="Times New Roman" w:cs="Times New Roman"/>
          <w:sz w:val="24"/>
          <w:szCs w:val="24"/>
        </w:rPr>
        <w:t xml:space="preserve"> ratio of 97. A prior study in Bangladesh revealed 14 dogs per km</w:t>
      </w:r>
      <w:del w:id="99" w:author="Mohammad Nayeem Hasan" w:date="2023-04-21T04:09:00Z">
        <w:r w:rsidRPr="00B21BA4" w:rsidDel="00B21BA4">
          <w:rPr>
            <w:rFonts w:ascii="Times New Roman" w:hAnsi="Times New Roman" w:cs="Times New Roman"/>
            <w:sz w:val="24"/>
            <w:szCs w:val="24"/>
            <w:vertAlign w:val="superscript"/>
            <w:rPrChange w:id="100" w:author="Mohammad Nayeem Hasan" w:date="2023-04-21T04:09:00Z">
              <w:rPr>
                <w:rFonts w:ascii="Times New Roman" w:hAnsi="Times New Roman" w:cs="Times New Roman"/>
                <w:sz w:val="24"/>
                <w:szCs w:val="24"/>
              </w:rPr>
            </w:rPrChange>
          </w:rPr>
          <w:delText>(</w:delText>
        </w:r>
      </w:del>
      <w:r w:rsidRPr="00B21BA4">
        <w:rPr>
          <w:rFonts w:ascii="Times New Roman" w:hAnsi="Times New Roman" w:cs="Times New Roman"/>
          <w:sz w:val="24"/>
          <w:szCs w:val="24"/>
          <w:vertAlign w:val="superscript"/>
          <w:rPrChange w:id="101" w:author="Mohammad Nayeem Hasan" w:date="2023-04-21T04:09:00Z">
            <w:rPr>
              <w:rFonts w:ascii="Times New Roman" w:hAnsi="Times New Roman" w:cs="Times New Roman"/>
              <w:sz w:val="24"/>
              <w:szCs w:val="24"/>
            </w:rPr>
          </w:rPrChange>
        </w:rPr>
        <w:t>2</w:t>
      </w:r>
      <w:del w:id="102" w:author="Mohammad Nayeem Hasan" w:date="2023-04-21T04:09:00Z">
        <w:r w:rsidRPr="00695F0D" w:rsidDel="00B21BA4">
          <w:rPr>
            <w:rFonts w:ascii="Times New Roman" w:hAnsi="Times New Roman" w:cs="Times New Roman"/>
            <w:sz w:val="24"/>
            <w:szCs w:val="24"/>
          </w:rPr>
          <w:delText>)</w:delText>
        </w:r>
      </w:del>
      <w:r w:rsidRPr="00695F0D">
        <w:rPr>
          <w:rFonts w:ascii="Times New Roman" w:hAnsi="Times New Roman" w:cs="Times New Roman"/>
          <w:sz w:val="24"/>
          <w:szCs w:val="24"/>
        </w:rPr>
        <w:t>, with a human:</w:t>
      </w:r>
      <w:ins w:id="103" w:author="Mohammad Nayeem Hasan" w:date="2023-04-21T04:09:00Z">
        <w:r w:rsidR="00B21BA4">
          <w:rPr>
            <w:rFonts w:ascii="Times New Roman" w:hAnsi="Times New Roman" w:cs="Times New Roman"/>
            <w:sz w:val="24"/>
            <w:szCs w:val="24"/>
          </w:rPr>
          <w:t xml:space="preserve"> </w:t>
        </w:r>
      </w:ins>
      <w:r w:rsidRPr="00695F0D">
        <w:rPr>
          <w:rFonts w:ascii="Times New Roman" w:hAnsi="Times New Roman" w:cs="Times New Roman"/>
          <w:sz w:val="24"/>
          <w:szCs w:val="24"/>
        </w:rPr>
        <w:t>dog ratio of 120</w:t>
      </w:r>
      <w:r>
        <w:rPr>
          <w:rFonts w:ascii="Times New Roman" w:hAnsi="Times New Roman" w:cs="Times New Roman"/>
          <w:sz w:val="24"/>
          <w:szCs w:val="24"/>
        </w:rPr>
        <w:fldChar w:fldCharType="begin"/>
      </w:r>
      <w:r w:rsidR="00D16179">
        <w:rPr>
          <w:rFonts w:ascii="Times New Roman" w:hAnsi="Times New Roman" w:cs="Times New Roman"/>
          <w:sz w:val="24"/>
          <w:szCs w:val="24"/>
        </w:rPr>
        <w:instrText xml:space="preserve"> ADDIN EN.CITE &lt;EndNote&gt;&lt;Cite&gt;&lt;Author&gt;Hossain&lt;/Author&gt;&lt;Year&gt;2013&lt;/Year&gt;&lt;RecNum&gt;37&lt;/RecNum&gt;&lt;DisplayText&gt;&lt;style face="superscript"&gt;28&lt;/style&gt;&lt;/DisplayText&gt;&lt;record&gt;&lt;rec-number&gt;37&lt;/rec-number&gt;&lt;foreign-keys&gt;&lt;key app="EN" db-id="9rvarrapvs2dxme9r0pppzfct9v22rx5ett9" timestamp="1679844544"&gt;37&lt;/key&gt;&lt;/foreign-keys&gt;&lt;ref-type name="Journal Article"&gt;17&lt;/ref-type&gt;&lt;contributors&gt;&lt;authors&gt;&lt;author&gt;Hossain, Moazzem&lt;/author&gt;&lt;author&gt;Ahmed, Kamruddin&lt;/author&gt;&lt;author&gt;Marma, Aung Swi Prue&lt;/author&gt;&lt;author&gt;Hossain, Sohrab&lt;/author&gt;&lt;author&gt;Ali, Mohammad Azmat&lt;/author&gt;&lt;author&gt;Shamsuzzaman, Abul Khair Mohammad&lt;/author&gt;&lt;author&gt;Nishizono, Akira&lt;/author&gt;&lt;/authors&gt;&lt;/contributors&gt;&lt;titles&gt;&lt;title&gt;A survey of the dog population in rural Bangladesh&lt;/title&gt;&lt;secondary-title&gt;Preventive veterinary medicine&lt;/secondary-title&gt;&lt;/titles&gt;&lt;periodical&gt;&lt;full-title&gt;Preventive veterinary medicine&lt;/full-title&gt;&lt;/periodical&gt;&lt;pages&gt;134-138&lt;/pages&gt;&lt;volume&gt;111&lt;/volume&gt;&lt;number&gt;1-2&lt;/number&gt;&lt;dates&gt;&lt;year&gt;2013&lt;/year&gt;&lt;/dates&gt;&lt;isbn&gt;0167-5877&lt;/isbn&gt;&lt;urls&gt;&lt;/urls&gt;&lt;/record&gt;&lt;/Cite&gt;&lt;/EndNote&gt;</w:instrText>
      </w:r>
      <w:r>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28</w:t>
      </w:r>
      <w:r>
        <w:rPr>
          <w:rFonts w:ascii="Times New Roman" w:hAnsi="Times New Roman" w:cs="Times New Roman"/>
          <w:sz w:val="24"/>
          <w:szCs w:val="24"/>
        </w:rPr>
        <w:fldChar w:fldCharType="end"/>
      </w:r>
      <w:r w:rsidRPr="00695F0D">
        <w:rPr>
          <w:rFonts w:ascii="Times New Roman" w:hAnsi="Times New Roman" w:cs="Times New Roman"/>
          <w:sz w:val="24"/>
          <w:szCs w:val="24"/>
        </w:rPr>
        <w:t>. The high ratio may be attributed to the abundance of edible waste on the streets, societal tolerance of stray dogs, and a lack of consistently implemented long-term birth control programs</w:t>
      </w:r>
      <w:r w:rsidR="00C96885">
        <w:rPr>
          <w:rFonts w:ascii="Times New Roman" w:hAnsi="Times New Roman" w:cs="Times New Roman"/>
          <w:sz w:val="24"/>
          <w:szCs w:val="24"/>
        </w:rPr>
        <w:fldChar w:fldCharType="begin"/>
      </w:r>
      <w:r w:rsidR="00D16179">
        <w:rPr>
          <w:rFonts w:ascii="Times New Roman" w:hAnsi="Times New Roman" w:cs="Times New Roman"/>
          <w:sz w:val="24"/>
          <w:szCs w:val="24"/>
        </w:rPr>
        <w:instrText xml:space="preserve"> ADDIN EN.CITE &lt;EndNote&gt;&lt;Cite&gt;&lt;Author&gt;Gill&lt;/Author&gt;&lt;Year&gt;2022&lt;/Year&gt;&lt;RecNum&gt;54&lt;/RecNum&gt;&lt;DisplayText&gt;&lt;style face="superscript"&gt;29&lt;/style&gt;&lt;/DisplayText&gt;&lt;record&gt;&lt;rec-number&gt;54&lt;/rec-number&gt;&lt;foreign-keys&gt;&lt;key app="EN" db-id="9rvarrapvs2dxme9r0pppzfct9v22rx5ett9" timestamp="1680056800"&gt;54&lt;/key&gt;&lt;/foreign-keys&gt;&lt;ref-type name="Journal Article"&gt;17&lt;/ref-type&gt;&lt;contributors&gt;&lt;authors&gt;&lt;author&gt;Gill, Gurlal S&lt;/author&gt;&lt;author&gt;Singh, Balbir B&lt;/author&gt;&lt;author&gt;Dhand, Navneet K&lt;/author&gt;&lt;author&gt;Aulakh, Rabinder S&lt;/author&gt;&lt;author&gt;Ward, Michael P&lt;/author&gt;&lt;author&gt;Brookes, Victoria J&lt;/author&gt;&lt;/authors&gt;&lt;/contributors&gt;&lt;titles&gt;&lt;title&gt;Stray Dogs and Public Health: Population Estimation in Punjab, India&lt;/title&gt;&lt;secondary-title&gt;Veterinary Sciences&lt;/secondary-title&gt;&lt;/titles&gt;&lt;periodical&gt;&lt;full-title&gt;Veterinary Sciences&lt;/full-title&gt;&lt;/periodical&gt;&lt;pages&gt;75&lt;/pages&gt;&lt;volume&gt;9&lt;/volume&gt;&lt;number&gt;2&lt;/number&gt;&lt;dates&gt;&lt;year&gt;2022&lt;/year&gt;&lt;/dates&gt;&lt;isbn&gt;2306-7381&lt;/isbn&gt;&lt;urls&gt;&lt;/urls&gt;&lt;/record&gt;&lt;/Cite&gt;&lt;/EndNote&gt;</w:instrText>
      </w:r>
      <w:r w:rsidR="00C96885">
        <w:rPr>
          <w:rFonts w:ascii="Times New Roman" w:hAnsi="Times New Roman" w:cs="Times New Roman"/>
          <w:sz w:val="24"/>
          <w:szCs w:val="24"/>
        </w:rPr>
        <w:fldChar w:fldCharType="separate"/>
      </w:r>
      <w:r w:rsidR="00D16179" w:rsidRPr="00D16179">
        <w:rPr>
          <w:rFonts w:ascii="Times New Roman" w:hAnsi="Times New Roman" w:cs="Times New Roman"/>
          <w:noProof/>
          <w:sz w:val="24"/>
          <w:szCs w:val="24"/>
          <w:vertAlign w:val="superscript"/>
        </w:rPr>
        <w:t>29</w:t>
      </w:r>
      <w:r w:rsidR="00C96885">
        <w:rPr>
          <w:rFonts w:ascii="Times New Roman" w:hAnsi="Times New Roman" w:cs="Times New Roman"/>
          <w:sz w:val="24"/>
          <w:szCs w:val="24"/>
        </w:rPr>
        <w:fldChar w:fldCharType="end"/>
      </w:r>
      <w:r w:rsidRPr="00695F0D">
        <w:rPr>
          <w:rFonts w:ascii="Times New Roman" w:hAnsi="Times New Roman" w:cs="Times New Roman"/>
          <w:sz w:val="24"/>
          <w:szCs w:val="24"/>
        </w:rPr>
        <w:t>.</w:t>
      </w:r>
      <w:r w:rsidR="008C4D52">
        <w:rPr>
          <w:rFonts w:ascii="Times New Roman" w:hAnsi="Times New Roman" w:cs="Times New Roman"/>
          <w:sz w:val="24"/>
          <w:szCs w:val="24"/>
        </w:rPr>
        <w:t xml:space="preserve"> </w:t>
      </w:r>
      <w:r w:rsidR="00F35429" w:rsidRPr="00A96259">
        <w:rPr>
          <w:rFonts w:ascii="Times New Roman" w:hAnsi="Times New Roman" w:cs="Times New Roman"/>
          <w:sz w:val="24"/>
          <w:szCs w:val="24"/>
        </w:rPr>
        <w:t>While Bangladesh has almost three times the benchmark number of dogs per km</w:t>
      </w:r>
      <w:r w:rsidR="00F35429" w:rsidRPr="00B21BA4">
        <w:rPr>
          <w:rFonts w:ascii="Times New Roman" w:hAnsi="Times New Roman" w:cs="Times New Roman"/>
          <w:sz w:val="24"/>
          <w:szCs w:val="24"/>
          <w:vertAlign w:val="superscript"/>
          <w:rPrChange w:id="104" w:author="Mohammad Nayeem Hasan" w:date="2023-04-21T04:11:00Z">
            <w:rPr>
              <w:rFonts w:ascii="Times New Roman" w:hAnsi="Times New Roman" w:cs="Times New Roman"/>
              <w:sz w:val="24"/>
              <w:szCs w:val="24"/>
            </w:rPr>
          </w:rPrChange>
        </w:rPr>
        <w:t>2</w:t>
      </w:r>
      <w:r w:rsidR="00F35429" w:rsidRPr="00A96259">
        <w:rPr>
          <w:rFonts w:ascii="Times New Roman" w:hAnsi="Times New Roman" w:cs="Times New Roman"/>
          <w:sz w:val="24"/>
          <w:szCs w:val="24"/>
        </w:rPr>
        <w:t xml:space="preserve"> to become endemic for rabies, the threshold density for rabies persistence is only 4.5 dogs per km2</w:t>
      </w:r>
      <w:r w:rsidR="00F35429">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&lt;EndNote&gt;&lt;Cite&gt;&lt;Author&gt;Knobel&lt;/Author&gt;&lt;Year&gt;2005&lt;/Year&gt;&lt;RecNum&gt;57&lt;/RecNum&gt;&lt;DisplayText&gt;&lt;style face="superscript"&gt;28,30&lt;/style&gt;&lt;/DisplayText&gt;&lt;record&gt;&lt;rec-number&gt;57&lt;/rec-number&gt;&lt;foreign-keys&gt;&lt;key app="EN" db-id="9rvarrapvs2dxme9r0pppzfct9v22rx5ett9" timestamp="1680795230"&gt;57&lt;/key&gt;&lt;/foreign-keys&gt;&lt;ref-type name="Journal Article"&gt;17&lt;/ref-type&gt;&lt;contributors&gt;&lt;authors&gt;&lt;author&gt;Knobel, Darryn L&lt;/author&gt;&lt;author&gt;Cleaveland, Sarah&lt;/author&gt;&lt;author&gt;Coleman, Paul G&lt;/author&gt;&lt;author&gt;Fèvre, Eric M&lt;/author&gt;&lt;author&gt;Meltzer, Martin I&lt;/author&gt;&lt;author&gt;Miranda, M Elizabeth G&lt;/author&gt;&lt;author&gt;Shaw, Alexandra&lt;/author&gt;&lt;author&gt;Zinsstag, Jakob&lt;/author&gt;&lt;author&gt;Meslin, François-Xavier&lt;/author&gt;&lt;/authors&gt;&lt;/contributors&gt;&lt;titles&gt;&lt;title&gt;Re-evaluating the burden of rabies in Africa and Asia&lt;/title&gt;&lt;secondary-title&gt;Bulletin of the World health Organization&lt;/secondary-title&gt;&lt;/titles&gt;&lt;periodical&gt;&lt;full-title&gt;Bulletin of the World health Organization&lt;/full-title&gt;&lt;/periodical&gt;&lt;pages&gt;360-368&lt;/pages&gt;&lt;volume&gt;83&lt;/volume&gt;&lt;dates&gt;&lt;year&gt;2005&lt;/year&gt;&lt;/dates&gt;&lt;isbn&gt;0042-9686&lt;/isbn&gt;&lt;urls&gt;&lt;/urls&gt;&lt;/record&gt;&lt;/Cite&gt;&lt;Cite&gt;&lt;Author&gt;Hossain&lt;/Author&gt;&lt;Year&gt;2013&lt;/Year&gt;&lt;RecNum&gt;37&lt;/RecNum&gt;&lt;record&gt;&lt;rec-number&gt;37&lt;/rec-number&gt;&lt;foreign-keys&gt;&lt;key app="EN" db-id="9rvarrapvs2dxme9r0pppzfct9v22rx5ett9" timestamp="1679844544"&gt;37&lt;/key&gt;&lt;/foreign-keys&gt;&lt;ref-type name="Journal Article"&gt;17&lt;/ref-type&gt;&lt;contributors&gt;&lt;authors&gt;&lt;author&gt;Hossain, Moazzem&lt;/author&gt;&lt;author&gt;Ahmed, Kamruddin&lt;/author&gt;&lt;author&gt;Marma, Aung Swi Prue&lt;/author&gt;&lt;author&gt;Hossain, Sohrab&lt;/author&gt;&lt;author&gt;Ali, Mohammad Azmat&lt;/author&gt;&lt;author&gt;Shamsuzzaman, Abul Khair Mohammad&lt;/author&gt;&lt;author&gt;Nishizono, Akira&lt;/author&gt;&lt;/authors&gt;&lt;/contributors&gt;&lt;titles&gt;&lt;title&gt;A survey of the dog population in rural Bangladesh&lt;/title&gt;&lt;secondary-title&gt;Preventive veterinary medicine&lt;/secondary-title&gt;&lt;/titles&gt;&lt;periodical&gt;&lt;full-title&gt;Preventive veterinary medicine&lt;/full-title&gt;&lt;/periodical&gt;&lt;pages&gt;134-138&lt;/pages&gt;&lt;volume&gt;111&lt;/volume&gt;&lt;number&gt;1-2&lt;/number&gt;&lt;dates&gt;&lt;year&gt;2013&lt;/year&gt;&lt;/dates&gt;&lt;isbn&gt;0167-5877&lt;/isbn&gt;&lt;urls&gt;&lt;/urls&gt;&lt;/record&gt;&lt;/Cite&gt;&lt;/EndNote&gt;</w:instrText>
      </w:r>
      <w:r w:rsidR="00F35429">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28,30</w:t>
      </w:r>
      <w:r w:rsidR="00F35429">
        <w:rPr>
          <w:rFonts w:ascii="Times New Roman" w:hAnsi="Times New Roman" w:cs="Times New Roman"/>
          <w:sz w:val="24"/>
          <w:szCs w:val="24"/>
        </w:rPr>
        <w:fldChar w:fldCharType="end"/>
      </w:r>
      <w:r w:rsidR="00F35429" w:rsidRPr="00A96259">
        <w:rPr>
          <w:rFonts w:ascii="Times New Roman" w:hAnsi="Times New Roman" w:cs="Times New Roman"/>
          <w:sz w:val="24"/>
          <w:szCs w:val="24"/>
        </w:rPr>
        <w:t>. Bangladesh's dog population density is comparable to some other Asian</w:t>
      </w:r>
      <w:r w:rsidR="00F35429">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&lt;EndNote&gt;&lt;Cite&gt;&lt;Author&gt;Knobel&lt;/Author&gt;&lt;Year&gt;2005&lt;/Year&gt;&lt;RecNum&gt;57&lt;/RecNum&gt;&lt;DisplayText&gt;&lt;style face="superscript"&gt;30&lt;/style&gt;&lt;/DisplayText&gt;&lt;record&gt;&lt;rec-number&gt;57&lt;/rec-number&gt;&lt;foreign-keys&gt;&lt;key app="EN" db-id="9rvarrapvs2dxme9r0pppzfct9v22rx5ett9" timestamp="1680795230"&gt;57&lt;/key&gt;&lt;/foreign-keys&gt;&lt;ref-type name="Journal Article"&gt;17&lt;/ref-type&gt;&lt;contributors&gt;&lt;authors&gt;&lt;author&gt;Knobel, Darryn L&lt;/author&gt;&lt;author&gt;Cleaveland, Sarah&lt;/author&gt;&lt;author&gt;Coleman, Paul G&lt;/author&gt;&lt;author&gt;Fèvre, Eric M&lt;/author&gt;&lt;author&gt;Meltzer, Martin I&lt;/author&gt;&lt;author&gt;Miranda, M Elizabeth G&lt;/author&gt;&lt;author&gt;Shaw, Alexandra&lt;/author&gt;&lt;author&gt;Zinsstag, Jakob&lt;/author&gt;&lt;author&gt;Meslin, François-Xavier&lt;/author&gt;&lt;/authors&gt;&lt;/contributors&gt;&lt;titles&gt;&lt;title&gt;Re-evaluating the burden of rabies in Africa and Asia&lt;/title&gt;&lt;secondary-title&gt;Bulletin of the World health Organization&lt;/secondary-title&gt;&lt;/titles&gt;&lt;periodical&gt;&lt;full-title&gt;Bulletin of the World health Organization&lt;/full-title&gt;&lt;/periodical&gt;&lt;pages&gt;360-368&lt;/pages&gt;&lt;volume&gt;83&lt;/volume&gt;&lt;dates&gt;&lt;year&gt;2005&lt;/year&gt;&lt;/dates&gt;&lt;isbn&gt;0042-9686&lt;/isbn&gt;&lt;urls&gt;&lt;/urls&gt;&lt;/record&gt;&lt;/Cite&gt;&lt;/EndNote&gt;</w:instrText>
      </w:r>
      <w:r w:rsidR="00F35429">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30</w:t>
      </w:r>
      <w:r w:rsidR="00F35429">
        <w:rPr>
          <w:rFonts w:ascii="Times New Roman" w:hAnsi="Times New Roman" w:cs="Times New Roman"/>
          <w:sz w:val="24"/>
          <w:szCs w:val="24"/>
        </w:rPr>
        <w:fldChar w:fldCharType="end"/>
      </w:r>
      <w:r w:rsidR="00F35429" w:rsidRPr="00A96259">
        <w:rPr>
          <w:rFonts w:ascii="Times New Roman" w:hAnsi="Times New Roman" w:cs="Times New Roman"/>
          <w:sz w:val="24"/>
          <w:szCs w:val="24"/>
        </w:rPr>
        <w:t xml:space="preserve"> and African countries</w:t>
      </w:r>
      <w:r w:rsidR="00F35429">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&lt;EndNote&gt;&lt;Cite&gt;&lt;Author&gt;Kitala&lt;/Author&gt;&lt;Year&gt;2001&lt;/Year&gt;&lt;RecNum&gt;58&lt;/RecNum&gt;&lt;DisplayText&gt;&lt;style face="superscript"&gt;31&lt;/style&gt;&lt;/DisplayText&gt;&lt;record&gt;&lt;rec-number&gt;58&lt;/rec-number&gt;&lt;foreign-keys&gt;&lt;key app="EN" db-id="9rvarrapvs2dxme9r0pppzfct9v22rx5ett9" timestamp="1680795349"&gt;58&lt;/key&gt;&lt;/foreign-keys&gt;&lt;ref-type name="Journal Article"&gt;17&lt;/ref-type&gt;&lt;contributors&gt;&lt;authors&gt;&lt;author&gt;Kitala, Philip&lt;/author&gt;&lt;author&gt;McDermott, John&lt;/author&gt;&lt;author&gt;Kyule, Moses&lt;/author&gt;&lt;author&gt;Gathuma, Joseph&lt;/author&gt;&lt;author&gt;Perry, Brian&lt;/author&gt;&lt;author&gt;Wandeler, Alexander&lt;/author&gt;&lt;/authors&gt;&lt;/contributors&gt;&lt;titles&gt;&lt;title&gt;Dog ecology and demography information to support the planning of rabies control in Machakos District, Kenya&lt;/title&gt;&lt;secondary-title&gt;Acta tropica&lt;/secondary-title&gt;&lt;/titles&gt;&lt;periodical&gt;&lt;full-title&gt;Acta tropica&lt;/full-title&gt;&lt;/periodical&gt;&lt;pages&gt;217-230&lt;/pages&gt;&lt;volume&gt;78&lt;/volume&gt;&lt;number&gt;3&lt;/number&gt;&lt;dates&gt;&lt;year&gt;2001&lt;/year&gt;&lt;/dates&gt;&lt;isbn&gt;0001-706X&lt;/isbn&gt;&lt;urls&gt;&lt;/urls&gt;&lt;/record&gt;&lt;/Cite&gt;&lt;/EndNote&gt;</w:instrText>
      </w:r>
      <w:r w:rsidR="00F35429">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31</w:t>
      </w:r>
      <w:r w:rsidR="00F35429">
        <w:rPr>
          <w:rFonts w:ascii="Times New Roman" w:hAnsi="Times New Roman" w:cs="Times New Roman"/>
          <w:sz w:val="24"/>
          <w:szCs w:val="24"/>
        </w:rPr>
        <w:fldChar w:fldCharType="end"/>
      </w:r>
      <w:r w:rsidR="00F35429" w:rsidRPr="00A96259">
        <w:rPr>
          <w:rFonts w:ascii="Times New Roman" w:hAnsi="Times New Roman" w:cs="Times New Roman"/>
          <w:sz w:val="24"/>
          <w:szCs w:val="24"/>
        </w:rPr>
        <w:t>.</w:t>
      </w:r>
    </w:p>
    <w:p w14:paraId="67F8041A" w14:textId="2CDA5B53" w:rsidR="00673CEA" w:rsidDel="00B21BA4" w:rsidRDefault="00673CEA" w:rsidP="00673CEA">
      <w:pPr>
        <w:spacing w:after="0" w:line="360" w:lineRule="auto"/>
        <w:rPr>
          <w:del w:id="105" w:author="Mohammad Nayeem Hasan" w:date="2023-04-21T04:11:00Z"/>
          <w:rFonts w:ascii="Times New Roman" w:hAnsi="Times New Roman" w:cs="Times New Roman"/>
          <w:sz w:val="24"/>
          <w:szCs w:val="24"/>
        </w:rPr>
      </w:pPr>
    </w:p>
    <w:p w14:paraId="7C805526" w14:textId="77777777" w:rsidR="00C369A2" w:rsidRDefault="00C369A2" w:rsidP="00673CEA">
      <w:pPr>
        <w:spacing w:after="0" w:line="360" w:lineRule="auto"/>
        <w:rPr>
          <w:rFonts w:ascii="Times New Roman" w:hAnsi="Times New Roman" w:cs="Times New Roman"/>
          <w:sz w:val="24"/>
          <w:szCs w:val="24"/>
        </w:rPr>
      </w:pPr>
    </w:p>
    <w:p w14:paraId="5259A208" w14:textId="556EB45D" w:rsidR="008C4D52" w:rsidRDefault="00691955" w:rsidP="00673CEA">
      <w:pPr>
        <w:spacing w:after="0" w:line="36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From 2011 onward, </w:t>
      </w:r>
      <w:r w:rsidR="00FD4033">
        <w:rPr>
          <w:rFonts w:ascii="Times New Roman" w:hAnsi="Times New Roman" w:cs="Times New Roman"/>
          <w:color w:val="222222"/>
          <w:sz w:val="24"/>
          <w:szCs w:val="24"/>
          <w:shd w:val="clear" w:color="auto" w:fill="FFFFFF"/>
        </w:rPr>
        <w:t xml:space="preserve">we identified </w:t>
      </w:r>
      <w:del w:id="106" w:author="Mohammad Nayeem Hasan" w:date="2023-04-21T04:43:00Z">
        <w:r w:rsidDel="008D5B3D">
          <w:rPr>
            <w:rFonts w:ascii="Times New Roman" w:hAnsi="Times New Roman" w:cs="Times New Roman"/>
            <w:color w:val="222222"/>
            <w:sz w:val="24"/>
            <w:szCs w:val="24"/>
            <w:shd w:val="clear" w:color="auto" w:fill="FFFFFF"/>
          </w:rPr>
          <w:delText>a</w:delText>
        </w:r>
        <w:r w:rsidR="008C4D52" w:rsidRPr="008C4D52" w:rsidDel="008D5B3D">
          <w:rPr>
            <w:rFonts w:ascii="Times New Roman" w:hAnsi="Times New Roman" w:cs="Times New Roman"/>
            <w:color w:val="222222"/>
            <w:sz w:val="24"/>
            <w:szCs w:val="24"/>
            <w:shd w:val="clear" w:color="auto" w:fill="FFFFFF"/>
          </w:rPr>
          <w:delText>n increasing trends</w:delText>
        </w:r>
      </w:del>
      <w:ins w:id="107" w:author="Mohammad Nayeem Hasan" w:date="2023-04-21T04:43:00Z">
        <w:r w:rsidR="008D5B3D">
          <w:rPr>
            <w:rFonts w:ascii="Times New Roman" w:hAnsi="Times New Roman" w:cs="Times New Roman"/>
            <w:color w:val="222222"/>
            <w:sz w:val="24"/>
            <w:szCs w:val="24"/>
            <w:shd w:val="clear" w:color="auto" w:fill="FFFFFF"/>
          </w:rPr>
          <w:t>an increasing trend</w:t>
        </w:r>
      </w:ins>
      <w:r w:rsidR="008C4D52" w:rsidRPr="008C4D52">
        <w:rPr>
          <w:rFonts w:ascii="Times New Roman" w:hAnsi="Times New Roman" w:cs="Times New Roman"/>
          <w:color w:val="222222"/>
          <w:sz w:val="24"/>
          <w:szCs w:val="24"/>
          <w:shd w:val="clear" w:color="auto" w:fill="FFFFFF"/>
        </w:rPr>
        <w:t xml:space="preserve"> of </w:t>
      </w:r>
      <w:r w:rsidR="009B3E3E">
        <w:rPr>
          <w:rFonts w:ascii="Times New Roman" w:hAnsi="Times New Roman" w:cs="Times New Roman"/>
          <w:color w:val="222222"/>
          <w:sz w:val="24"/>
          <w:szCs w:val="24"/>
          <w:shd w:val="clear" w:color="auto" w:fill="FFFFFF"/>
        </w:rPr>
        <w:t xml:space="preserve">human </w:t>
      </w:r>
      <w:r w:rsidR="008C4D52" w:rsidRPr="008C4D52">
        <w:rPr>
          <w:rFonts w:ascii="Times New Roman" w:hAnsi="Times New Roman" w:cs="Times New Roman"/>
          <w:color w:val="222222"/>
          <w:sz w:val="24"/>
          <w:szCs w:val="24"/>
          <w:shd w:val="clear" w:color="auto" w:fill="FFFFFF"/>
        </w:rPr>
        <w:t xml:space="preserve">ARV utilization and </w:t>
      </w:r>
      <w:r>
        <w:rPr>
          <w:rFonts w:ascii="Times New Roman" w:hAnsi="Times New Roman" w:cs="Times New Roman"/>
          <w:color w:val="222222"/>
          <w:sz w:val="24"/>
          <w:szCs w:val="24"/>
          <w:shd w:val="clear" w:color="auto" w:fill="FFFFFF"/>
        </w:rPr>
        <w:t>MDV</w:t>
      </w:r>
      <w:r w:rsidR="008C4D52" w:rsidRPr="008C4D52">
        <w:rPr>
          <w:rFonts w:ascii="Times New Roman" w:hAnsi="Times New Roman" w:cs="Times New Roman"/>
          <w:color w:val="222222"/>
          <w:sz w:val="24"/>
          <w:szCs w:val="24"/>
          <w:shd w:val="clear" w:color="auto" w:fill="FFFFFF"/>
        </w:rPr>
        <w:t xml:space="preserve"> </w:t>
      </w:r>
      <w:r w:rsidR="00FD4033">
        <w:rPr>
          <w:rFonts w:ascii="Times New Roman" w:hAnsi="Times New Roman" w:cs="Times New Roman"/>
          <w:color w:val="222222"/>
          <w:sz w:val="24"/>
          <w:szCs w:val="24"/>
          <w:shd w:val="clear" w:color="auto" w:fill="FFFFFF"/>
        </w:rPr>
        <w:t>followed by</w:t>
      </w:r>
      <w:r w:rsidR="008C4D52" w:rsidRPr="008C4D52">
        <w:rPr>
          <w:rFonts w:ascii="Times New Roman" w:hAnsi="Times New Roman" w:cs="Times New Roman"/>
          <w:color w:val="222222"/>
          <w:sz w:val="24"/>
          <w:szCs w:val="24"/>
          <w:shd w:val="clear" w:color="auto" w:fill="FFFFFF"/>
        </w:rPr>
        <w:t xml:space="preserve"> </w:t>
      </w:r>
      <w:del w:id="108" w:author="Mohammad Nayeem Hasan" w:date="2023-04-21T04:43:00Z">
        <w:r w:rsidR="008C4D52" w:rsidRPr="008C4D52" w:rsidDel="008D5B3D">
          <w:rPr>
            <w:rFonts w:ascii="Times New Roman" w:hAnsi="Times New Roman" w:cs="Times New Roman"/>
            <w:color w:val="222222"/>
            <w:sz w:val="24"/>
            <w:szCs w:val="24"/>
            <w:shd w:val="clear" w:color="auto" w:fill="FFFFFF"/>
          </w:rPr>
          <w:delText>a decreasing trend</w:delText>
        </w:r>
        <w:r w:rsidR="00FD4033" w:rsidDel="008D5B3D">
          <w:rPr>
            <w:rFonts w:ascii="Times New Roman" w:hAnsi="Times New Roman" w:cs="Times New Roman"/>
            <w:color w:val="222222"/>
            <w:sz w:val="24"/>
            <w:szCs w:val="24"/>
            <w:shd w:val="clear" w:color="auto" w:fill="FFFFFF"/>
          </w:rPr>
          <w:delText>s</w:delText>
        </w:r>
      </w:del>
      <w:ins w:id="109" w:author="Mohammad Nayeem Hasan" w:date="2023-04-21T04:43:00Z">
        <w:r w:rsidR="008D5B3D">
          <w:rPr>
            <w:rFonts w:ascii="Times New Roman" w:hAnsi="Times New Roman" w:cs="Times New Roman"/>
            <w:color w:val="222222"/>
            <w:sz w:val="24"/>
            <w:szCs w:val="24"/>
            <w:shd w:val="clear" w:color="auto" w:fill="FFFFFF"/>
          </w:rPr>
          <w:t>decreasing trends</w:t>
        </w:r>
      </w:ins>
      <w:r w:rsidR="008C4D52" w:rsidRPr="008C4D52">
        <w:rPr>
          <w:rFonts w:ascii="Times New Roman" w:hAnsi="Times New Roman" w:cs="Times New Roman"/>
          <w:color w:val="222222"/>
          <w:sz w:val="24"/>
          <w:szCs w:val="24"/>
          <w:shd w:val="clear" w:color="auto" w:fill="FFFFFF"/>
        </w:rPr>
        <w:t xml:space="preserve"> of human rabies cases in Bangladesh</w:t>
      </w:r>
      <w:r w:rsidR="009B3E3E">
        <w:rPr>
          <w:rFonts w:ascii="Times New Roman" w:hAnsi="Times New Roman" w:cs="Times New Roman"/>
          <w:color w:val="222222"/>
          <w:sz w:val="24"/>
          <w:szCs w:val="24"/>
          <w:shd w:val="clear" w:color="auto" w:fill="FFFFFF"/>
        </w:rPr>
        <w:t>.</w:t>
      </w:r>
      <w:r w:rsidR="008C6E9C">
        <w:rPr>
          <w:rFonts w:ascii="Times New Roman" w:hAnsi="Times New Roman" w:cs="Times New Roman"/>
          <w:color w:val="222222"/>
          <w:sz w:val="24"/>
          <w:szCs w:val="24"/>
          <w:shd w:val="clear" w:color="auto" w:fill="FFFFFF"/>
        </w:rPr>
        <w:t xml:space="preserve"> </w:t>
      </w:r>
      <w:r w:rsidR="008C6E9C" w:rsidRPr="008C6E9C">
        <w:rPr>
          <w:rFonts w:ascii="Times New Roman" w:hAnsi="Times New Roman" w:cs="Times New Roman"/>
          <w:color w:val="222222"/>
          <w:sz w:val="24"/>
          <w:szCs w:val="24"/>
          <w:shd w:val="clear" w:color="auto" w:fill="FFFFFF"/>
        </w:rPr>
        <w:t>After MDV was introduced in Bangladesh in 2011, the pattern of human rabies cases altered quite quickly</w:t>
      </w:r>
      <w:r w:rsidR="00910669">
        <w:rPr>
          <w:rFonts w:ascii="Times New Roman" w:hAnsi="Times New Roman" w:cs="Times New Roman"/>
          <w:color w:val="222222"/>
          <w:sz w:val="24"/>
          <w:szCs w:val="24"/>
          <w:shd w:val="clear" w:color="auto" w:fill="FFFFFF"/>
        </w:rPr>
        <w:fldChar w:fldCharType="begin"/>
      </w:r>
      <w:r w:rsidR="00844CCA">
        <w:rPr>
          <w:rFonts w:ascii="Times New Roman" w:hAnsi="Times New Roman" w:cs="Times New Roman"/>
          <w:color w:val="222222"/>
          <w:sz w:val="24"/>
          <w:szCs w:val="24"/>
          <w:shd w:val="clear" w:color="auto" w:fill="FFFFFF"/>
        </w:rPr>
        <w:instrText xml:space="preserve"> ADDIN EN.CITE &lt;EndNote&gt;&lt;Cite&gt;&lt;Author&gt;Ghosh&lt;/Author&gt;&lt;Year&gt;2020&lt;/Year&gt;&lt;RecNum&gt;22&lt;/RecNum&gt;&lt;DisplayText&gt;&lt;style face="superscript"&gt;6,8&lt;/style&gt;&lt;/DisplayText&gt;&lt;record&gt;&lt;rec-number&gt;22&lt;/rec-number&gt;&lt;foreign-keys&gt;&lt;key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Cite&gt;&lt;Year&gt;2017&lt;/Year&gt;&lt;RecNum&gt;28&lt;/RecNum&gt;&lt;record&gt;&lt;rec-number&gt;28&lt;/rec-number&gt;&lt;foreign-keys&gt;&lt;key app="EN" db-id="9rvarrapvs2dxme9r0pppzfct9v22rx5ett9" timestamp="1679838672"&gt;28&lt;/key&gt;&lt;/foreign-keys&gt;&lt;ref-type name="Report"&gt;27&lt;/ref-type&gt;&lt;contributors&gt;&lt;/contributors&gt;&lt;titles&gt;&lt;title&gt;World Health Organization. The Rabies Elimination Program of Bangladesh. Neglected tropical diseases. Geneva: WHO 2017, http://www.who.int/neglected_diseases/news/Bangladesh-rabies-elimination-program/en/&lt;/title&gt;&lt;/titles&gt;&lt;dates&gt;&lt;year&gt;2017&lt;/year&gt;&lt;/dates&gt;&lt;urls&gt;&lt;/urls&gt;&lt;/record&gt;&lt;/Cite&gt;&lt;/EndNote&gt;</w:instrText>
      </w:r>
      <w:r w:rsidR="00910669">
        <w:rPr>
          <w:rFonts w:ascii="Times New Roman" w:hAnsi="Times New Roman" w:cs="Times New Roman"/>
          <w:color w:val="222222"/>
          <w:sz w:val="24"/>
          <w:szCs w:val="24"/>
          <w:shd w:val="clear" w:color="auto" w:fill="FFFFFF"/>
        </w:rPr>
        <w:fldChar w:fldCharType="separate"/>
      </w:r>
      <w:r w:rsidR="00844CCA" w:rsidRPr="00844CCA">
        <w:rPr>
          <w:rFonts w:ascii="Times New Roman" w:hAnsi="Times New Roman" w:cs="Times New Roman"/>
          <w:noProof/>
          <w:color w:val="222222"/>
          <w:sz w:val="24"/>
          <w:szCs w:val="24"/>
          <w:shd w:val="clear" w:color="auto" w:fill="FFFFFF"/>
          <w:vertAlign w:val="superscript"/>
        </w:rPr>
        <w:t>6,8</w:t>
      </w:r>
      <w:r w:rsidR="00910669">
        <w:rPr>
          <w:rFonts w:ascii="Times New Roman" w:hAnsi="Times New Roman" w:cs="Times New Roman"/>
          <w:color w:val="222222"/>
          <w:sz w:val="24"/>
          <w:szCs w:val="24"/>
          <w:shd w:val="clear" w:color="auto" w:fill="FFFFFF"/>
        </w:rPr>
        <w:fldChar w:fldCharType="end"/>
      </w:r>
      <w:r w:rsidR="008C6E9C" w:rsidRPr="008C6E9C">
        <w:rPr>
          <w:rFonts w:ascii="Times New Roman" w:hAnsi="Times New Roman" w:cs="Times New Roman"/>
          <w:color w:val="222222"/>
          <w:sz w:val="24"/>
          <w:szCs w:val="24"/>
          <w:shd w:val="clear" w:color="auto" w:fill="FFFFFF"/>
        </w:rPr>
        <w:t xml:space="preserve">. </w:t>
      </w:r>
      <w:r w:rsidR="0041491A" w:rsidRPr="00C71341">
        <w:rPr>
          <w:rFonts w:ascii="Times New Roman" w:hAnsi="Times New Roman" w:cs="Times New Roman"/>
          <w:color w:val="222222"/>
          <w:sz w:val="24"/>
          <w:szCs w:val="24"/>
          <w:shd w:val="clear" w:color="auto" w:fill="FFFFFF"/>
        </w:rPr>
        <w:t>In recent years, the number of human rabies fatalities has decreased by approximately 50%, and annual cases have decreased at a rate of approximately 12 per year, while the number of vaccinated dogs has grown at a rate of 3200 dogs per year</w:t>
      </w:r>
      <w:r w:rsidR="0041491A">
        <w:rPr>
          <w:rFonts w:ascii="Times New Roman" w:hAnsi="Times New Roman" w:cs="Times New Roman"/>
          <w:color w:val="222222"/>
          <w:sz w:val="24"/>
          <w:szCs w:val="24"/>
          <w:shd w:val="clear" w:color="auto" w:fill="FFFFFF"/>
        </w:rPr>
        <w:fldChar w:fldCharType="begin"/>
      </w:r>
      <w:r w:rsidR="0041491A">
        <w:rPr>
          <w:rFonts w:ascii="Times New Roman" w:hAnsi="Times New Roman" w:cs="Times New Roman"/>
          <w:color w:val="222222"/>
          <w:sz w:val="24"/>
          <w:szCs w:val="24"/>
          <w:shd w:val="clear" w:color="auto" w:fill="FFFFFF"/>
        </w:rPr>
        <w:instrText xml:space="preserve"> ADDIN EN.CITE &lt;EndNote&gt;&lt;Cite&gt;&lt;Author&gt;Ghosh&lt;/Author&gt;&lt;Year&gt;2020&lt;/Year&gt;&lt;RecNum&gt;22&lt;/RecNum&gt;&lt;DisplayText&gt;&lt;style face="superscript"&gt;6,8&lt;/style&gt;&lt;/DisplayText&gt;&lt;record&gt;&lt;rec-number&gt;22&lt;/rec-number&gt;&lt;foreign-keys&gt;&lt;key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Cite&gt;&lt;Year&gt;2017&lt;/Year&gt;&lt;RecNum&gt;28&lt;/RecNum&gt;&lt;record&gt;&lt;rec-number&gt;28&lt;/rec-number&gt;&lt;foreign-keys&gt;&lt;key app="EN" db-id="9rvarrapvs2dxme9r0pppzfct9v22rx5ett9" timestamp="1679838672"&gt;28&lt;/key&gt;&lt;/foreign-keys&gt;&lt;ref-type name="Report"&gt;27&lt;/ref-type&gt;&lt;contributors&gt;&lt;/contributors&gt;&lt;titles&gt;&lt;title&gt;World Health Organization. The Rabies Elimination Program of Bangladesh. Neglected tropical diseases. Geneva: WHO 2017, http://www.who.int/neglected_diseases/news/Bangladesh-rabies-elimination-program/en/&lt;/title&gt;&lt;/titles&gt;&lt;dates&gt;&lt;year&gt;2017&lt;/year&gt;&lt;/dates&gt;&lt;urls&gt;&lt;/urls&gt;&lt;/record&gt;&lt;/Cite&gt;&lt;/EndNote&gt;</w:instrText>
      </w:r>
      <w:r w:rsidR="0041491A">
        <w:rPr>
          <w:rFonts w:ascii="Times New Roman" w:hAnsi="Times New Roman" w:cs="Times New Roman"/>
          <w:color w:val="222222"/>
          <w:sz w:val="24"/>
          <w:szCs w:val="24"/>
          <w:shd w:val="clear" w:color="auto" w:fill="FFFFFF"/>
        </w:rPr>
        <w:fldChar w:fldCharType="separate"/>
      </w:r>
      <w:r w:rsidR="0041491A" w:rsidRPr="007F7514">
        <w:rPr>
          <w:rFonts w:ascii="Times New Roman" w:hAnsi="Times New Roman" w:cs="Times New Roman"/>
          <w:noProof/>
          <w:color w:val="222222"/>
          <w:sz w:val="24"/>
          <w:szCs w:val="24"/>
          <w:shd w:val="clear" w:color="auto" w:fill="FFFFFF"/>
          <w:vertAlign w:val="superscript"/>
        </w:rPr>
        <w:t>6,8</w:t>
      </w:r>
      <w:r w:rsidR="0041491A">
        <w:rPr>
          <w:rFonts w:ascii="Times New Roman" w:hAnsi="Times New Roman" w:cs="Times New Roman"/>
          <w:color w:val="222222"/>
          <w:sz w:val="24"/>
          <w:szCs w:val="24"/>
          <w:shd w:val="clear" w:color="auto" w:fill="FFFFFF"/>
        </w:rPr>
        <w:fldChar w:fldCharType="end"/>
      </w:r>
      <w:r w:rsidR="0041491A" w:rsidRPr="00C71341">
        <w:rPr>
          <w:rFonts w:ascii="Times New Roman" w:hAnsi="Times New Roman" w:cs="Times New Roman"/>
          <w:color w:val="222222"/>
          <w:sz w:val="24"/>
          <w:szCs w:val="24"/>
          <w:shd w:val="clear" w:color="auto" w:fill="FFFFFF"/>
        </w:rPr>
        <w:t>.</w:t>
      </w:r>
      <w:r w:rsidR="0041491A">
        <w:rPr>
          <w:rFonts w:ascii="Times New Roman" w:hAnsi="Times New Roman" w:cs="Times New Roman"/>
          <w:color w:val="222222"/>
          <w:sz w:val="24"/>
          <w:szCs w:val="24"/>
          <w:shd w:val="clear" w:color="auto" w:fill="FFFFFF"/>
        </w:rPr>
        <w:t xml:space="preserve"> </w:t>
      </w:r>
      <w:r w:rsidR="008C6E9C" w:rsidRPr="008C6E9C">
        <w:rPr>
          <w:rFonts w:ascii="Times New Roman" w:hAnsi="Times New Roman" w:cs="Times New Roman"/>
          <w:color w:val="222222"/>
          <w:sz w:val="24"/>
          <w:szCs w:val="24"/>
          <w:shd w:val="clear" w:color="auto" w:fill="FFFFFF"/>
        </w:rPr>
        <w:t>The annual incidence of rabies in Bangladesh has consistently decreased as a result of the combined effects of a mass awareness campaign, PEP, and MDV. All 64 of Bangladesh's districts now have at least one facility that offers PEP and wound care to people who have been bitten by animals</w:t>
      </w:r>
      <w:r w:rsidR="00910669">
        <w:rPr>
          <w:rFonts w:ascii="Times New Roman" w:hAnsi="Times New Roman" w:cs="Times New Roman"/>
          <w:color w:val="222222"/>
          <w:sz w:val="24"/>
          <w:szCs w:val="24"/>
          <w:shd w:val="clear" w:color="auto" w:fill="FFFFFF"/>
        </w:rPr>
        <w:fldChar w:fldCharType="begin"/>
      </w:r>
      <w:r w:rsidR="00910669">
        <w:rPr>
          <w:rFonts w:ascii="Times New Roman" w:hAnsi="Times New Roman" w:cs="Times New Roman"/>
          <w:color w:val="222222"/>
          <w:sz w:val="24"/>
          <w:szCs w:val="24"/>
          <w:shd w:val="clear" w:color="auto" w:fill="FFFFFF"/>
        </w:rPr>
        <w:instrText xml:space="preserve"> ADDIN EN.CITE &lt;EndNote&gt;&lt;Cite&gt;&lt;Author&gt;Ghosh&lt;/Author&gt;&lt;Year&gt;2020&lt;/Year&gt;&lt;RecNum&gt;22&lt;/RecNum&gt;&lt;DisplayText&gt;&lt;style face="superscript"&gt;6&lt;/style&gt;&lt;/DisplayText&gt;&lt;record&gt;&lt;rec-number&gt;22&lt;/rec-number&gt;&lt;foreign-keys&gt;&lt;key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EndNote&gt;</w:instrText>
      </w:r>
      <w:r w:rsidR="00910669">
        <w:rPr>
          <w:rFonts w:ascii="Times New Roman" w:hAnsi="Times New Roman" w:cs="Times New Roman"/>
          <w:color w:val="222222"/>
          <w:sz w:val="24"/>
          <w:szCs w:val="24"/>
          <w:shd w:val="clear" w:color="auto" w:fill="FFFFFF"/>
        </w:rPr>
        <w:fldChar w:fldCharType="separate"/>
      </w:r>
      <w:r w:rsidR="00910669" w:rsidRPr="00910669">
        <w:rPr>
          <w:rFonts w:ascii="Times New Roman" w:hAnsi="Times New Roman" w:cs="Times New Roman"/>
          <w:noProof/>
          <w:color w:val="222222"/>
          <w:sz w:val="24"/>
          <w:szCs w:val="24"/>
          <w:shd w:val="clear" w:color="auto" w:fill="FFFFFF"/>
          <w:vertAlign w:val="superscript"/>
        </w:rPr>
        <w:t>6</w:t>
      </w:r>
      <w:r w:rsidR="00910669">
        <w:rPr>
          <w:rFonts w:ascii="Times New Roman" w:hAnsi="Times New Roman" w:cs="Times New Roman"/>
          <w:color w:val="222222"/>
          <w:sz w:val="24"/>
          <w:szCs w:val="24"/>
          <w:shd w:val="clear" w:color="auto" w:fill="FFFFFF"/>
        </w:rPr>
        <w:fldChar w:fldCharType="end"/>
      </w:r>
      <w:r w:rsidR="008C6E9C" w:rsidRPr="008C6E9C">
        <w:rPr>
          <w:rFonts w:ascii="Times New Roman" w:hAnsi="Times New Roman" w:cs="Times New Roman"/>
          <w:color w:val="222222"/>
          <w:sz w:val="24"/>
          <w:szCs w:val="24"/>
          <w:shd w:val="clear" w:color="auto" w:fill="FFFFFF"/>
        </w:rPr>
        <w:t xml:space="preserve">. More than 250,000 people have received this care from skilled nurses and doctors without having to pay anything out of pocket. </w:t>
      </w:r>
      <w:r w:rsidR="008C6E9C" w:rsidRPr="008C6E9C">
        <w:rPr>
          <w:rFonts w:ascii="Times New Roman" w:hAnsi="Times New Roman" w:cs="Times New Roman"/>
          <w:color w:val="222222"/>
          <w:sz w:val="24"/>
          <w:szCs w:val="24"/>
          <w:shd w:val="clear" w:color="auto" w:fill="FFFFFF"/>
        </w:rPr>
        <w:lastRenderedPageBreak/>
        <w:t>The rise of MDV has confirmed the potential for successful rabies elimination strategies to result from a multi-sectoral, One Health strategy combining innovation, capacity-building, and broad implementation</w:t>
      </w:r>
      <w:r w:rsidR="00910669">
        <w:rPr>
          <w:rFonts w:ascii="Times New Roman" w:hAnsi="Times New Roman" w:cs="Times New Roman"/>
          <w:color w:val="222222"/>
          <w:sz w:val="24"/>
          <w:szCs w:val="24"/>
          <w:shd w:val="clear" w:color="auto" w:fill="FFFFFF"/>
        </w:rPr>
        <w:fldChar w:fldCharType="begin"/>
      </w:r>
      <w:r w:rsidR="00F62702">
        <w:rPr>
          <w:rFonts w:ascii="Times New Roman" w:hAnsi="Times New Roman" w:cs="Times New Roman"/>
          <w:color w:val="222222"/>
          <w:sz w:val="24"/>
          <w:szCs w:val="24"/>
          <w:shd w:val="clear" w:color="auto" w:fill="FFFFFF"/>
        </w:rPr>
        <w:instrText xml:space="preserve"> ADDIN EN.CITE &lt;EndNote&gt;&lt;Cite&gt;&lt;Author&gt;Ghosh&lt;/Author&gt;&lt;Year&gt;2020&lt;/Year&gt;&lt;RecNum&gt;22&lt;/RecNum&gt;&lt;DisplayText&gt;&lt;style face="superscript"&gt;6,8&lt;/style&gt;&lt;/DisplayText&gt;&lt;record&gt;&lt;rec-number&gt;22&lt;/rec-number&gt;&lt;foreign-keys&gt;&lt;key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Cite&gt;&lt;Year&gt;2017&lt;/Year&gt;&lt;RecNum&gt;28&lt;/RecNum&gt;&lt;record&gt;&lt;rec-number&gt;28&lt;/rec-number&gt;&lt;foreign-keys&gt;&lt;key app="EN" db-id="9rvarrapvs2dxme9r0pppzfct9v22rx5ett9" timestamp="1679838672"&gt;28&lt;/key&gt;&lt;/foreign-keys&gt;&lt;ref-type name="Report"&gt;27&lt;/ref-type&gt;&lt;contributors&gt;&lt;/contributors&gt;&lt;titles&gt;&lt;title&gt;World Health Organization. The Rabies Elimination Program of Bangladesh. Neglected tropical diseases. Geneva: WHO 2017, http://www.who.int/neglected_diseases/news/Bangladesh-rabies-elimination-program/en/&lt;/title&gt;&lt;/titles&gt;&lt;dates&gt;&lt;year&gt;2017&lt;/year&gt;&lt;/dates&gt;&lt;urls&gt;&lt;/urls&gt;&lt;/record&gt;&lt;/Cite&gt;&lt;/EndNote&gt;</w:instrText>
      </w:r>
      <w:r w:rsidR="00910669">
        <w:rPr>
          <w:rFonts w:ascii="Times New Roman" w:hAnsi="Times New Roman" w:cs="Times New Roman"/>
          <w:color w:val="222222"/>
          <w:sz w:val="24"/>
          <w:szCs w:val="24"/>
          <w:shd w:val="clear" w:color="auto" w:fill="FFFFFF"/>
        </w:rPr>
        <w:fldChar w:fldCharType="separate"/>
      </w:r>
      <w:r w:rsidR="00F62702" w:rsidRPr="00F62702">
        <w:rPr>
          <w:rFonts w:ascii="Times New Roman" w:hAnsi="Times New Roman" w:cs="Times New Roman"/>
          <w:noProof/>
          <w:color w:val="222222"/>
          <w:sz w:val="24"/>
          <w:szCs w:val="24"/>
          <w:shd w:val="clear" w:color="auto" w:fill="FFFFFF"/>
          <w:vertAlign w:val="superscript"/>
        </w:rPr>
        <w:t>6,8</w:t>
      </w:r>
      <w:r w:rsidR="00910669">
        <w:rPr>
          <w:rFonts w:ascii="Times New Roman" w:hAnsi="Times New Roman" w:cs="Times New Roman"/>
          <w:color w:val="222222"/>
          <w:sz w:val="24"/>
          <w:szCs w:val="24"/>
          <w:shd w:val="clear" w:color="auto" w:fill="FFFFFF"/>
        </w:rPr>
        <w:fldChar w:fldCharType="end"/>
      </w:r>
      <w:r w:rsidR="008C6E9C" w:rsidRPr="008C6E9C">
        <w:rPr>
          <w:rFonts w:ascii="Times New Roman" w:hAnsi="Times New Roman" w:cs="Times New Roman"/>
          <w:color w:val="222222"/>
          <w:sz w:val="24"/>
          <w:szCs w:val="24"/>
          <w:shd w:val="clear" w:color="auto" w:fill="FFFFFF"/>
        </w:rPr>
        <w:t>.</w:t>
      </w:r>
    </w:p>
    <w:p w14:paraId="6D7C3D9B" w14:textId="77777777" w:rsidR="00925F3E" w:rsidRPr="00695F0D" w:rsidRDefault="00925F3E" w:rsidP="00673CEA">
      <w:pPr>
        <w:spacing w:after="0" w:line="360" w:lineRule="auto"/>
        <w:rPr>
          <w:rFonts w:ascii="Times New Roman" w:hAnsi="Times New Roman" w:cs="Times New Roman"/>
          <w:sz w:val="24"/>
          <w:szCs w:val="24"/>
        </w:rPr>
      </w:pPr>
    </w:p>
    <w:p w14:paraId="5D8A57A7" w14:textId="5ACD4B52" w:rsidR="009A0D75" w:rsidRDefault="00925F3E" w:rsidP="001E6C27">
      <w:pPr>
        <w:spacing w:after="0" w:line="360" w:lineRule="auto"/>
        <w:rPr>
          <w:rFonts w:ascii="Times New Roman" w:hAnsi="Times New Roman" w:cs="Times New Roman"/>
          <w:sz w:val="24"/>
          <w:szCs w:val="24"/>
        </w:rPr>
      </w:pPr>
      <w:r w:rsidRPr="00925F3E">
        <w:rPr>
          <w:rFonts w:ascii="Times New Roman" w:hAnsi="Times New Roman" w:cs="Times New Roman"/>
          <w:sz w:val="24"/>
          <w:szCs w:val="24"/>
        </w:rPr>
        <w:t xml:space="preserve">Our findings demonstrated that well-established interventions like MDV could be used to address </w:t>
      </w:r>
      <w:r w:rsidR="000B5C36">
        <w:rPr>
          <w:rFonts w:ascii="Times New Roman" w:hAnsi="Times New Roman" w:cs="Times New Roman"/>
          <w:sz w:val="24"/>
          <w:szCs w:val="24"/>
        </w:rPr>
        <w:t>important</w:t>
      </w:r>
      <w:r w:rsidRPr="00925F3E">
        <w:rPr>
          <w:rFonts w:ascii="Times New Roman" w:hAnsi="Times New Roman" w:cs="Times New Roman"/>
          <w:sz w:val="24"/>
          <w:szCs w:val="24"/>
        </w:rPr>
        <w:t xml:space="preserve"> public health issues</w:t>
      </w:r>
      <w:del w:id="110" w:author="Mohammad Nayeem Hasan" w:date="2023-04-21T04:18:00Z">
        <w:r w:rsidR="000B5C36" w:rsidDel="00194056">
          <w:rPr>
            <w:rFonts w:ascii="Times New Roman" w:hAnsi="Times New Roman" w:cs="Times New Roman"/>
            <w:sz w:val="24"/>
            <w:szCs w:val="24"/>
          </w:rPr>
          <w:delText xml:space="preserve"> like</w:delText>
        </w:r>
      </w:del>
      <w:r w:rsidRPr="00925F3E">
        <w:rPr>
          <w:rFonts w:ascii="Times New Roman" w:hAnsi="Times New Roman" w:cs="Times New Roman"/>
          <w:sz w:val="24"/>
          <w:szCs w:val="24"/>
        </w:rPr>
        <w:t xml:space="preserve">. This is a wonderful example of how a genuine One Health approach should be used to control zoonotic diseases. A few additional factors, such as increased awareness and availability </w:t>
      </w:r>
      <w:del w:id="111" w:author="Mohammad Nayeem Hasan" w:date="2023-04-21T04:43:00Z">
        <w:r w:rsidRPr="00925F3E" w:rsidDel="008D5B3D">
          <w:rPr>
            <w:rFonts w:ascii="Times New Roman" w:hAnsi="Times New Roman" w:cs="Times New Roman"/>
            <w:sz w:val="24"/>
            <w:szCs w:val="24"/>
          </w:rPr>
          <w:delText xml:space="preserve">to </w:delText>
        </w:r>
      </w:del>
      <w:ins w:id="112" w:author="Mohammad Nayeem Hasan" w:date="2023-04-21T04:43:00Z">
        <w:r w:rsidR="008D5B3D">
          <w:rPr>
            <w:rFonts w:ascii="Times New Roman" w:hAnsi="Times New Roman" w:cs="Times New Roman"/>
            <w:sz w:val="24"/>
            <w:szCs w:val="24"/>
          </w:rPr>
          <w:t>of</w:t>
        </w:r>
        <w:r w:rsidR="008D5B3D" w:rsidRPr="00925F3E">
          <w:rPr>
            <w:rFonts w:ascii="Times New Roman" w:hAnsi="Times New Roman" w:cs="Times New Roman"/>
            <w:sz w:val="24"/>
            <w:szCs w:val="24"/>
          </w:rPr>
          <w:t xml:space="preserve"> </w:t>
        </w:r>
      </w:ins>
      <w:r w:rsidRPr="00925F3E">
        <w:rPr>
          <w:rFonts w:ascii="Times New Roman" w:hAnsi="Times New Roman" w:cs="Times New Roman"/>
          <w:sz w:val="24"/>
          <w:szCs w:val="24"/>
        </w:rPr>
        <w:t>PEP by victims of animal bites, along with MDV, may contribute to changes in the detection of human rabies cases in Bangladesh</w:t>
      </w:r>
      <w:r w:rsidR="00221E8D">
        <w:rPr>
          <w:rFonts w:ascii="Times New Roman" w:hAnsi="Times New Roman" w:cs="Times New Roman"/>
          <w:sz w:val="24"/>
          <w:szCs w:val="24"/>
        </w:rPr>
        <w:fldChar w:fldCharType="begin"/>
      </w:r>
      <w:r w:rsidR="002806EB">
        <w:rPr>
          <w:rFonts w:ascii="Times New Roman" w:hAnsi="Times New Roman" w:cs="Times New Roman"/>
          <w:sz w:val="24"/>
          <w:szCs w:val="24"/>
        </w:rPr>
        <w:instrText xml:space="preserve"> ADDIN EN.CITE &lt;EndNote&gt;&lt;Cite&gt;&lt;Author&gt;Ghosh&lt;/Author&gt;&lt;Year&gt;2020&lt;/Year&gt;&lt;RecNum&gt;22&lt;/RecNum&gt;&lt;DisplayText&gt;&lt;style face="superscript"&gt;6&lt;/style&gt;&lt;/DisplayText&gt;&lt;record&gt;&lt;rec-number&gt;22&lt;/rec-number&gt;&lt;foreign-keys&gt;&lt;key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EndNote&gt;</w:instrText>
      </w:r>
      <w:r w:rsidR="00221E8D">
        <w:rPr>
          <w:rFonts w:ascii="Times New Roman" w:hAnsi="Times New Roman" w:cs="Times New Roman"/>
          <w:sz w:val="24"/>
          <w:szCs w:val="24"/>
        </w:rPr>
        <w:fldChar w:fldCharType="separate"/>
      </w:r>
      <w:r w:rsidR="002806EB" w:rsidRPr="002806EB">
        <w:rPr>
          <w:rFonts w:ascii="Times New Roman" w:hAnsi="Times New Roman" w:cs="Times New Roman"/>
          <w:noProof/>
          <w:sz w:val="24"/>
          <w:szCs w:val="24"/>
          <w:vertAlign w:val="superscript"/>
        </w:rPr>
        <w:t>6</w:t>
      </w:r>
      <w:r w:rsidR="00221E8D">
        <w:rPr>
          <w:rFonts w:ascii="Times New Roman" w:hAnsi="Times New Roman" w:cs="Times New Roman"/>
          <w:sz w:val="24"/>
          <w:szCs w:val="24"/>
        </w:rPr>
        <w:fldChar w:fldCharType="end"/>
      </w:r>
      <w:r w:rsidRPr="00925F3E">
        <w:rPr>
          <w:rFonts w:ascii="Times New Roman" w:hAnsi="Times New Roman" w:cs="Times New Roman"/>
          <w:sz w:val="24"/>
          <w:szCs w:val="24"/>
        </w:rPr>
        <w:t>.</w:t>
      </w:r>
    </w:p>
    <w:p w14:paraId="18489230" w14:textId="77777777" w:rsidR="00342887" w:rsidRPr="00925F3E" w:rsidRDefault="00342887" w:rsidP="001E6C27">
      <w:pPr>
        <w:spacing w:after="0" w:line="360" w:lineRule="auto"/>
        <w:rPr>
          <w:rFonts w:ascii="Times New Roman" w:hAnsi="Times New Roman" w:cs="Times New Roman"/>
          <w:sz w:val="24"/>
          <w:szCs w:val="24"/>
        </w:rPr>
      </w:pPr>
    </w:p>
    <w:p w14:paraId="618CAC1F" w14:textId="0B0F2C50" w:rsidR="00001750" w:rsidRPr="00001750" w:rsidRDefault="008B703A" w:rsidP="00001750">
      <w:pPr>
        <w:spacing w:after="0" w:line="360" w:lineRule="auto"/>
        <w:rPr>
          <w:rFonts w:ascii="Times New Roman" w:eastAsia="Times New Roman" w:hAnsi="Times New Roman" w:cs="Times New Roman"/>
          <w:sz w:val="24"/>
          <w:szCs w:val="24"/>
        </w:rPr>
      </w:pPr>
      <w:r w:rsidRPr="00001750">
        <w:rPr>
          <w:rFonts w:ascii="Times New Roman" w:hAnsi="Times New Roman" w:cs="Times New Roman"/>
          <w:sz w:val="24"/>
          <w:szCs w:val="24"/>
        </w:rPr>
        <w:t>Our investigations had some limitations. Based on the cases that have been identified at public hospital facilities (NRPCC/DRPCCs), we determined the mortality rates for human rabies</w:t>
      </w:r>
      <w:r w:rsidR="001A5777">
        <w:rPr>
          <w:rFonts w:ascii="Times New Roman" w:hAnsi="Times New Roman" w:cs="Times New Roman"/>
          <w:sz w:val="24"/>
          <w:szCs w:val="24"/>
        </w:rPr>
        <w:t xml:space="preserve"> which </w:t>
      </w:r>
      <w:r w:rsidR="00D457E5">
        <w:rPr>
          <w:rFonts w:ascii="Times New Roman" w:hAnsi="Times New Roman" w:cs="Times New Roman"/>
          <w:sz w:val="24"/>
          <w:szCs w:val="24"/>
        </w:rPr>
        <w:t>limited our scope</w:t>
      </w:r>
      <w:r w:rsidRPr="00001750">
        <w:rPr>
          <w:rFonts w:ascii="Times New Roman" w:hAnsi="Times New Roman" w:cs="Times New Roman"/>
          <w:sz w:val="24"/>
          <w:szCs w:val="24"/>
        </w:rPr>
        <w:t xml:space="preserve">. We are conscious of the possibility that we may have overlooked some cases, particularly those who sought care at private hospitals or from traditional healers and never went to a public hospital. Therefore, the percentage we are giving may only represent a small portion of all cases found in Bangladesh. However, we think that only a small number of rabies deaths have been missed by the government's primary data-collection facilities thanks to advancements in education and awareness. Due to the patients' reliance on their relatives for historical recollections, there may have been </w:t>
      </w:r>
      <w:del w:id="113" w:author="Mohammad Nayeem Hasan" w:date="2023-04-21T04:43:00Z">
        <w:r w:rsidRPr="00001750" w:rsidDel="008D5B3D">
          <w:rPr>
            <w:rFonts w:ascii="Times New Roman" w:hAnsi="Times New Roman" w:cs="Times New Roman"/>
            <w:sz w:val="24"/>
            <w:szCs w:val="24"/>
          </w:rPr>
          <w:delText xml:space="preserve">recall </w:delText>
        </w:r>
      </w:del>
      <w:ins w:id="114" w:author="Mohammad Nayeem Hasan" w:date="2023-04-21T04:43:00Z">
        <w:r w:rsidR="008D5B3D">
          <w:rPr>
            <w:rFonts w:ascii="Times New Roman" w:hAnsi="Times New Roman" w:cs="Times New Roman"/>
            <w:sz w:val="24"/>
            <w:szCs w:val="24"/>
          </w:rPr>
          <w:t>recalled</w:t>
        </w:r>
        <w:r w:rsidR="008D5B3D" w:rsidRPr="00001750">
          <w:rPr>
            <w:rFonts w:ascii="Times New Roman" w:hAnsi="Times New Roman" w:cs="Times New Roman"/>
            <w:sz w:val="24"/>
            <w:szCs w:val="24"/>
          </w:rPr>
          <w:t xml:space="preserve"> </w:t>
        </w:r>
      </w:ins>
      <w:r w:rsidRPr="00001750">
        <w:rPr>
          <w:rFonts w:ascii="Times New Roman" w:hAnsi="Times New Roman" w:cs="Times New Roman"/>
          <w:sz w:val="24"/>
          <w:szCs w:val="24"/>
        </w:rPr>
        <w:t>bias. However, we made an effort to lessen this bias by speaking with some of the patients' relatives on the phone.</w:t>
      </w:r>
      <w:r w:rsidR="00001750" w:rsidRPr="00001750">
        <w:rPr>
          <w:rFonts w:ascii="Times New Roman" w:hAnsi="Times New Roman" w:cs="Times New Roman"/>
          <w:sz w:val="24"/>
          <w:szCs w:val="24"/>
        </w:rPr>
        <w:t xml:space="preserve"> </w:t>
      </w:r>
      <w:r w:rsidR="00001750" w:rsidRPr="00001750">
        <w:rPr>
          <w:rFonts w:ascii="Times New Roman" w:eastAsia="Times New Roman" w:hAnsi="Times New Roman" w:cs="Times New Roman"/>
          <w:sz w:val="24"/>
          <w:szCs w:val="24"/>
        </w:rPr>
        <w:t>Even though there are issues like these, we think that our research has provided insightful information on rabies in Bangladesh and can be applied to rabies control in countries with similar socioeconomic settings.</w:t>
      </w:r>
    </w:p>
    <w:p w14:paraId="462405E4" w14:textId="77777777" w:rsidR="008B703A" w:rsidRPr="008B703A" w:rsidRDefault="008B703A" w:rsidP="001E6C27">
      <w:pPr>
        <w:spacing w:after="0" w:line="360" w:lineRule="auto"/>
        <w:rPr>
          <w:rFonts w:ascii="Times New Roman" w:hAnsi="Times New Roman" w:cs="Times New Roman"/>
          <w:sz w:val="24"/>
          <w:szCs w:val="24"/>
        </w:rPr>
      </w:pPr>
    </w:p>
    <w:p w14:paraId="601FD2C7" w14:textId="7389F520" w:rsidR="00243564" w:rsidRPr="00C96AF0" w:rsidRDefault="00243564" w:rsidP="0024356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current rate/face of MDV and ARV </w:t>
      </w:r>
      <w:r w:rsidRPr="0063659C">
        <w:rPr>
          <w:rFonts w:ascii="Times New Roman" w:hAnsi="Times New Roman" w:cs="Times New Roman"/>
          <w:sz w:val="24"/>
          <w:szCs w:val="24"/>
        </w:rPr>
        <w:t>could be effective in declining human rabies cases</w:t>
      </w:r>
      <w:r>
        <w:rPr>
          <w:rFonts w:ascii="Times New Roman" w:hAnsi="Times New Roman" w:cs="Times New Roman"/>
          <w:sz w:val="24"/>
          <w:szCs w:val="24"/>
        </w:rPr>
        <w:t xml:space="preserve"> but is not enough to </w:t>
      </w:r>
      <w:r w:rsidRPr="0063659C">
        <w:rPr>
          <w:rFonts w:ascii="Times New Roman" w:hAnsi="Times New Roman" w:cs="Times New Roman"/>
          <w:sz w:val="24"/>
          <w:szCs w:val="24"/>
        </w:rPr>
        <w:t>achieve</w:t>
      </w:r>
      <w:r>
        <w:rPr>
          <w:rFonts w:ascii="Times New Roman" w:hAnsi="Times New Roman" w:cs="Times New Roman"/>
          <w:sz w:val="24"/>
          <w:szCs w:val="24"/>
        </w:rPr>
        <w:t xml:space="preserve"> zero rabies cases by 2020,</w:t>
      </w:r>
      <w:r w:rsidRPr="0063659C">
        <w:rPr>
          <w:rFonts w:ascii="Times New Roman" w:hAnsi="Times New Roman" w:cs="Times New Roman"/>
          <w:sz w:val="24"/>
          <w:szCs w:val="24"/>
        </w:rPr>
        <w:t xml:space="preserve"> </w:t>
      </w:r>
      <w:r>
        <w:rPr>
          <w:rFonts w:ascii="Times New Roman" w:hAnsi="Times New Roman" w:cs="Times New Roman"/>
          <w:sz w:val="24"/>
          <w:szCs w:val="24"/>
        </w:rPr>
        <w:t>h</w:t>
      </w:r>
      <w:r w:rsidRPr="001E6C27">
        <w:rPr>
          <w:rFonts w:ascii="Times New Roman" w:hAnsi="Times New Roman" w:cs="Times New Roman"/>
          <w:sz w:val="24"/>
          <w:szCs w:val="24"/>
        </w:rPr>
        <w:t xml:space="preserve">owever, </w:t>
      </w:r>
      <w:del w:id="115" w:author="Mohammad Nayeem Hasan" w:date="2023-04-21T04:43:00Z">
        <w:r w:rsidRPr="001E6C27" w:rsidDel="008D5B3D">
          <w:rPr>
            <w:rFonts w:ascii="Times New Roman" w:hAnsi="Times New Roman" w:cs="Times New Roman"/>
            <w:sz w:val="24"/>
            <w:szCs w:val="24"/>
          </w:rPr>
          <w:delText xml:space="preserve">increase </w:delText>
        </w:r>
      </w:del>
      <w:ins w:id="116" w:author="Mohammad Nayeem Hasan" w:date="2023-04-21T04:43:00Z">
        <w:r w:rsidR="008D5B3D">
          <w:rPr>
            <w:rFonts w:ascii="Times New Roman" w:hAnsi="Times New Roman" w:cs="Times New Roman"/>
            <w:sz w:val="24"/>
            <w:szCs w:val="24"/>
          </w:rPr>
          <w:t>increasing</w:t>
        </w:r>
        <w:r w:rsidR="008D5B3D" w:rsidRPr="001E6C27">
          <w:rPr>
            <w:rFonts w:ascii="Times New Roman" w:hAnsi="Times New Roman" w:cs="Times New Roman"/>
            <w:sz w:val="24"/>
            <w:szCs w:val="24"/>
          </w:rPr>
          <w:t xml:space="preserve"> </w:t>
        </w:r>
      </w:ins>
      <w:r w:rsidRPr="001E6C27">
        <w:rPr>
          <w:rFonts w:ascii="Times New Roman" w:hAnsi="Times New Roman" w:cs="Times New Roman"/>
          <w:sz w:val="24"/>
          <w:szCs w:val="24"/>
        </w:rPr>
        <w:t>MDV</w:t>
      </w:r>
      <w:r>
        <w:rPr>
          <w:rFonts w:ascii="Times New Roman" w:hAnsi="Times New Roman" w:cs="Times New Roman"/>
          <w:sz w:val="24"/>
          <w:szCs w:val="24"/>
        </w:rPr>
        <w:t xml:space="preserve"> </w:t>
      </w:r>
      <w:del w:id="117" w:author="Mohammad Nayeem Hasan" w:date="2023-04-21T04:45:00Z">
        <w:r w:rsidDel="008D5B3D">
          <w:rPr>
            <w:rFonts w:ascii="Times New Roman" w:hAnsi="Times New Roman" w:cs="Times New Roman"/>
            <w:sz w:val="24"/>
            <w:szCs w:val="24"/>
          </w:rPr>
          <w:delText xml:space="preserve">in </w:delText>
        </w:r>
      </w:del>
      <w:ins w:id="118" w:author="Mohammad Nayeem Hasan" w:date="2023-04-21T04:45:00Z">
        <w:r w:rsidR="008D5B3D">
          <w:rPr>
            <w:rFonts w:ascii="Times New Roman" w:hAnsi="Times New Roman" w:cs="Times New Roman"/>
            <w:sz w:val="24"/>
            <w:szCs w:val="24"/>
          </w:rPr>
          <w:t xml:space="preserve">by </w:t>
        </w:r>
      </w:ins>
      <w:r>
        <w:rPr>
          <w:rFonts w:ascii="Times New Roman" w:hAnsi="Times New Roman" w:cs="Times New Roman"/>
          <w:sz w:val="24"/>
          <w:szCs w:val="24"/>
        </w:rPr>
        <w:t xml:space="preserve">a certain percentage could </w:t>
      </w:r>
      <w:del w:id="119" w:author="Mohammad Nayeem Hasan" w:date="2023-04-21T04:43:00Z">
        <w:r w:rsidDel="008D5B3D">
          <w:rPr>
            <w:rFonts w:ascii="Times New Roman" w:hAnsi="Times New Roman" w:cs="Times New Roman"/>
            <w:sz w:val="24"/>
            <w:szCs w:val="24"/>
          </w:rPr>
          <w:delText xml:space="preserve">led </w:delText>
        </w:r>
      </w:del>
      <w:ins w:id="120" w:author="Mohammad Nayeem Hasan" w:date="2023-04-21T04:43:00Z">
        <w:r w:rsidR="008D5B3D">
          <w:rPr>
            <w:rFonts w:ascii="Times New Roman" w:hAnsi="Times New Roman" w:cs="Times New Roman"/>
            <w:sz w:val="24"/>
            <w:szCs w:val="24"/>
          </w:rPr>
          <w:t xml:space="preserve">be led </w:t>
        </w:r>
      </w:ins>
      <w:r>
        <w:rPr>
          <w:rFonts w:ascii="Times New Roman" w:hAnsi="Times New Roman" w:cs="Times New Roman"/>
          <w:sz w:val="24"/>
          <w:szCs w:val="24"/>
        </w:rPr>
        <w:t>to</w:t>
      </w:r>
      <w:r w:rsidRPr="001E6C27">
        <w:rPr>
          <w:rFonts w:ascii="Times New Roman" w:hAnsi="Times New Roman" w:cs="Times New Roman"/>
          <w:sz w:val="24"/>
          <w:szCs w:val="24"/>
        </w:rPr>
        <w:t xml:space="preserve"> </w:t>
      </w:r>
      <w:del w:id="121" w:author="Mohammad Nayeem Hasan" w:date="2023-04-21T04:46:00Z">
        <w:r w:rsidDel="008D5B3D">
          <w:rPr>
            <w:rFonts w:ascii="Times New Roman" w:hAnsi="Times New Roman" w:cs="Times New Roman"/>
            <w:sz w:val="24"/>
            <w:szCs w:val="24"/>
          </w:rPr>
          <w:delText xml:space="preserve">achieve </w:delText>
        </w:r>
      </w:del>
      <w:ins w:id="122" w:author="Mohammad Nayeem Hasan" w:date="2023-04-21T04:46:00Z">
        <w:r w:rsidR="008D5B3D">
          <w:rPr>
            <w:rFonts w:ascii="Times New Roman" w:hAnsi="Times New Roman" w:cs="Times New Roman"/>
            <w:sz w:val="24"/>
            <w:szCs w:val="24"/>
          </w:rPr>
          <w:t xml:space="preserve">achieving </w:t>
        </w:r>
      </w:ins>
      <w:r w:rsidRPr="0063659C">
        <w:rPr>
          <w:rFonts w:ascii="Times New Roman" w:hAnsi="Times New Roman" w:cs="Times New Roman"/>
          <w:sz w:val="24"/>
          <w:szCs w:val="24"/>
        </w:rPr>
        <w:t>the global goal of Zero by 30</w:t>
      </w:r>
      <w:r>
        <w:rPr>
          <w:rFonts w:ascii="Times New Roman" w:hAnsi="Times New Roman" w:cs="Times New Roman"/>
          <w:sz w:val="24"/>
          <w:szCs w:val="24"/>
        </w:rPr>
        <w:t xml:space="preserve">. </w:t>
      </w:r>
      <w:r w:rsidRPr="0063659C">
        <w:rPr>
          <w:rFonts w:ascii="Times New Roman" w:hAnsi="Times New Roman" w:cs="Times New Roman"/>
          <w:sz w:val="24"/>
          <w:szCs w:val="24"/>
        </w:rPr>
        <w:t>Providing evidence per the Zero by 30 plan will directly promote commitment to eliminating canine rabies while providing adequate resources for anti-rabies activities.</w:t>
      </w:r>
      <w:r>
        <w:rPr>
          <w:rFonts w:ascii="Times New Roman" w:hAnsi="Times New Roman" w:cs="Times New Roman"/>
          <w:sz w:val="24"/>
          <w:szCs w:val="24"/>
        </w:rPr>
        <w:t xml:space="preserve"> </w:t>
      </w:r>
      <w:r w:rsidRPr="00446C6E">
        <w:rPr>
          <w:rFonts w:ascii="Times New Roman" w:hAnsi="Times New Roman" w:cs="Times New Roman"/>
          <w:sz w:val="24"/>
          <w:szCs w:val="24"/>
        </w:rPr>
        <w:t>The results of our research can be used to support national rabies control planning in Bangladesh and other nations with comparable socioeconomic environments, accelerating similar examples of success in achieving the 2030 target of eliminating dog-mediated human rabies worldwide.</w:t>
      </w:r>
    </w:p>
    <w:p w14:paraId="7622415F" w14:textId="77777777" w:rsidR="00BB6FD4" w:rsidRPr="001E6C27" w:rsidRDefault="00BB6FD4" w:rsidP="001E6C27">
      <w:pPr>
        <w:spacing w:after="0" w:line="360" w:lineRule="auto"/>
        <w:rPr>
          <w:rFonts w:ascii="Times New Roman" w:hAnsi="Times New Roman" w:cs="Times New Roman"/>
          <w:b/>
          <w:bCs/>
          <w:sz w:val="24"/>
          <w:szCs w:val="24"/>
        </w:rPr>
      </w:pPr>
    </w:p>
    <w:p w14:paraId="028554F4" w14:textId="77777777" w:rsidR="00A5285A" w:rsidRPr="001E6C27" w:rsidRDefault="00A5285A" w:rsidP="00A5285A">
      <w:pPr>
        <w:spacing w:after="0" w:line="360" w:lineRule="auto"/>
        <w:rPr>
          <w:rFonts w:ascii="Times New Roman" w:hAnsi="Times New Roman" w:cs="Times New Roman"/>
          <w:b/>
          <w:sz w:val="24"/>
          <w:szCs w:val="24"/>
        </w:rPr>
      </w:pPr>
      <w:r w:rsidRPr="001E6C27">
        <w:rPr>
          <w:rFonts w:ascii="Times New Roman" w:hAnsi="Times New Roman" w:cs="Times New Roman"/>
          <w:b/>
          <w:sz w:val="24"/>
          <w:szCs w:val="24"/>
        </w:rPr>
        <w:t>Methods:</w:t>
      </w:r>
    </w:p>
    <w:p w14:paraId="5018CEA2" w14:textId="77777777" w:rsidR="00A5285A" w:rsidRPr="001E6C27" w:rsidRDefault="00A5285A" w:rsidP="00A5285A">
      <w:pPr>
        <w:spacing w:after="0" w:line="360" w:lineRule="auto"/>
        <w:rPr>
          <w:rFonts w:ascii="Times New Roman" w:hAnsi="Times New Roman" w:cs="Times New Roman"/>
          <w:b/>
          <w:sz w:val="24"/>
          <w:szCs w:val="24"/>
        </w:rPr>
      </w:pPr>
    </w:p>
    <w:p w14:paraId="62BC0D52" w14:textId="77777777" w:rsidR="00A5285A" w:rsidRPr="001E6C27" w:rsidRDefault="00A5285A" w:rsidP="00A5285A">
      <w:pPr>
        <w:spacing w:after="0" w:line="360" w:lineRule="auto"/>
        <w:rPr>
          <w:rFonts w:ascii="Times New Roman" w:eastAsia="SimSun" w:hAnsi="Times New Roman" w:cs="Times New Roman"/>
          <w:b/>
          <w:bCs/>
          <w:sz w:val="24"/>
          <w:szCs w:val="24"/>
        </w:rPr>
      </w:pPr>
      <w:r w:rsidRPr="001E6C27">
        <w:rPr>
          <w:rFonts w:ascii="Times New Roman" w:eastAsia="SimSun" w:hAnsi="Times New Roman" w:cs="Times New Roman"/>
          <w:b/>
          <w:bCs/>
          <w:sz w:val="24"/>
          <w:szCs w:val="24"/>
        </w:rPr>
        <w:t xml:space="preserve">Data Source </w:t>
      </w:r>
    </w:p>
    <w:p w14:paraId="6357E5EB" w14:textId="1240B906" w:rsidR="00A5285A" w:rsidRDefault="00A5285A" w:rsidP="00A5285A">
      <w:pPr>
        <w:spacing w:after="0" w:line="360" w:lineRule="auto"/>
        <w:rPr>
          <w:rFonts w:ascii="Times New Roman" w:eastAsia="MinionPro-Regular" w:hAnsi="Times New Roman" w:cs="Times New Roman"/>
          <w:sz w:val="24"/>
          <w:szCs w:val="24"/>
          <w:lang w:eastAsia="zh-CN" w:bidi="ar"/>
        </w:rPr>
      </w:pPr>
      <w:r w:rsidRPr="001E6C27">
        <w:rPr>
          <w:rFonts w:ascii="Times New Roman" w:eastAsia="SimSun" w:hAnsi="Times New Roman" w:cs="Times New Roman"/>
          <w:sz w:val="24"/>
          <w:szCs w:val="24"/>
        </w:rPr>
        <w:t>We obtained data from the patient's immunization record books maintained at the National Rabies Prevention and Control Center (NRPCC) of the Infectious Disease Hospital (IDH) in Dhaka, Bangladesh, from January 2011 through December 2022. NRPCC is the main referral center for animal bites and rabies patients in Bangladesh, and the majority of the animal bite cases from throughout the country come here for free vaccination and treatment. There is another center similar to the IDH located in the southern city of Chittagong, namely the Bangladesh Institute of Tropical and Infectious Diseases</w:t>
      </w:r>
      <w:r>
        <w:rPr>
          <w:rFonts w:ascii="Times New Roman" w:eastAsia="SimSun" w:hAnsi="Times New Roman" w:cs="Times New Roman"/>
          <w:sz w:val="24"/>
          <w:szCs w:val="24"/>
        </w:rPr>
        <w:t xml:space="preserve"> (</w:t>
      </w:r>
      <w:r w:rsidRPr="001E6C27">
        <w:rPr>
          <w:rFonts w:ascii="Times New Roman" w:eastAsia="SimSun" w:hAnsi="Times New Roman" w:cs="Times New Roman"/>
          <w:sz w:val="24"/>
          <w:szCs w:val="24"/>
        </w:rPr>
        <w:t>BITID</w:t>
      </w:r>
      <w:r>
        <w:rPr>
          <w:rFonts w:ascii="Times New Roman" w:eastAsia="SimSun" w:hAnsi="Times New Roman" w:cs="Times New Roman"/>
          <w:sz w:val="24"/>
          <w:szCs w:val="24"/>
        </w:rPr>
        <w:t>)</w:t>
      </w:r>
      <w:r w:rsidRPr="001E6C27">
        <w:rPr>
          <w:rFonts w:ascii="Times New Roman" w:eastAsia="SimSun" w:hAnsi="Times New Roman" w:cs="Times New Roman"/>
          <w:sz w:val="24"/>
          <w:szCs w:val="24"/>
        </w:rPr>
        <w:t xml:space="preserve"> which is the secondary referral </w:t>
      </w:r>
      <w:del w:id="123" w:author="Mohammad Nayeem Hasan" w:date="2023-04-21T04:44:00Z">
        <w:r w:rsidRPr="001E6C27" w:rsidDel="008D5B3D">
          <w:rPr>
            <w:rFonts w:ascii="Times New Roman" w:eastAsia="SimSun" w:hAnsi="Times New Roman" w:cs="Times New Roman"/>
            <w:sz w:val="24"/>
            <w:szCs w:val="24"/>
          </w:rPr>
          <w:delText xml:space="preserve">centre </w:delText>
        </w:r>
      </w:del>
      <w:ins w:id="124" w:author="Mohammad Nayeem Hasan" w:date="2023-04-21T04:44:00Z">
        <w:r w:rsidR="008D5B3D">
          <w:rPr>
            <w:rFonts w:ascii="Times New Roman" w:eastAsia="SimSun" w:hAnsi="Times New Roman" w:cs="Times New Roman"/>
            <w:sz w:val="24"/>
            <w:szCs w:val="24"/>
          </w:rPr>
          <w:t>center</w:t>
        </w:r>
        <w:r w:rsidR="008D5B3D" w:rsidRPr="001E6C27">
          <w:rPr>
            <w:rFonts w:ascii="Times New Roman" w:eastAsia="SimSun" w:hAnsi="Times New Roman" w:cs="Times New Roman"/>
            <w:sz w:val="24"/>
            <w:szCs w:val="24"/>
          </w:rPr>
          <w:t xml:space="preserve"> </w:t>
        </w:r>
      </w:ins>
      <w:r w:rsidRPr="001E6C27">
        <w:rPr>
          <w:rFonts w:ascii="Times New Roman" w:eastAsia="SimSun" w:hAnsi="Times New Roman" w:cs="Times New Roman"/>
          <w:sz w:val="24"/>
          <w:szCs w:val="24"/>
        </w:rPr>
        <w:t xml:space="preserve">for rabies after NRPCC. In addition to the NRPCC and BITID, there are 66 public District Rabies Prevention and Control Centers (DRPCCs) with at least one center in each of the 64 districts that offer a free anti-rabies vaccine (ARV) and treatment to dog bite victims. For data regarding MDV, we used the MDV database of the CDC, </w:t>
      </w:r>
      <w:r w:rsidRPr="001E6C27">
        <w:rPr>
          <w:rFonts w:ascii="Times New Roman" w:hAnsi="Times New Roman" w:cs="Times New Roman"/>
          <w:sz w:val="24"/>
          <w:szCs w:val="24"/>
          <w:shd w:val="clear" w:color="auto" w:fill="FFFFFF"/>
        </w:rPr>
        <w:t>Bangladesh's Directorate General of Health Services</w:t>
      </w:r>
      <w:r w:rsidRPr="001E6C27">
        <w:rPr>
          <w:rFonts w:ascii="Times New Roman" w:eastAsia="SimSun" w:hAnsi="Times New Roman" w:cs="Times New Roman"/>
          <w:sz w:val="24"/>
          <w:szCs w:val="24"/>
        </w:rPr>
        <w:t xml:space="preserve"> </w:t>
      </w:r>
      <w:r>
        <w:rPr>
          <w:rFonts w:ascii="Times New Roman" w:eastAsia="SimSun" w:hAnsi="Times New Roman" w:cs="Times New Roman"/>
          <w:sz w:val="24"/>
          <w:szCs w:val="24"/>
        </w:rPr>
        <w:t>(</w:t>
      </w:r>
      <w:r w:rsidRPr="001E6C27">
        <w:rPr>
          <w:rFonts w:ascii="Times New Roman" w:eastAsia="SimSun" w:hAnsi="Times New Roman" w:cs="Times New Roman"/>
          <w:sz w:val="24"/>
          <w:szCs w:val="24"/>
        </w:rPr>
        <w:t>DGHS</w:t>
      </w:r>
      <w:r>
        <w:rPr>
          <w:rFonts w:ascii="Times New Roman" w:eastAsia="SimSun" w:hAnsi="Times New Roman" w:cs="Times New Roman"/>
          <w:sz w:val="24"/>
          <w:szCs w:val="24"/>
        </w:rPr>
        <w:t>)</w:t>
      </w:r>
      <w:r w:rsidRPr="001E6C27">
        <w:rPr>
          <w:rFonts w:ascii="Times New Roman" w:eastAsia="SimSun" w:hAnsi="Times New Roman" w:cs="Times New Roman"/>
          <w:sz w:val="24"/>
          <w:szCs w:val="24"/>
        </w:rPr>
        <w:t xml:space="preserve"> from November 2011 through December 2022. </w:t>
      </w:r>
      <w:r w:rsidRPr="001E6C27">
        <w:rPr>
          <w:rFonts w:ascii="Times New Roman" w:eastAsia="MinionPro-Regular" w:hAnsi="Times New Roman" w:cs="Times New Roman"/>
          <w:sz w:val="24"/>
          <w:szCs w:val="24"/>
          <w:lang w:eastAsia="zh-CN" w:bidi="ar"/>
        </w:rPr>
        <w:t xml:space="preserve">The database includes data </w:t>
      </w:r>
      <w:del w:id="125" w:author="Mohammad Nayeem Hasan" w:date="2023-04-21T04:44:00Z">
        <w:r w:rsidRPr="001E6C27" w:rsidDel="008D5B3D">
          <w:rPr>
            <w:rFonts w:ascii="Times New Roman" w:eastAsia="MinionPro-Regular" w:hAnsi="Times New Roman" w:cs="Times New Roman"/>
            <w:sz w:val="24"/>
            <w:szCs w:val="24"/>
            <w:lang w:eastAsia="zh-CN" w:bidi="ar"/>
          </w:rPr>
          <w:delText xml:space="preserve">of </w:delText>
        </w:r>
      </w:del>
      <w:ins w:id="126" w:author="Mohammad Nayeem Hasan" w:date="2023-04-21T04:44:00Z">
        <w:r w:rsidR="008D5B3D">
          <w:rPr>
            <w:rFonts w:ascii="Times New Roman" w:eastAsia="MinionPro-Regular" w:hAnsi="Times New Roman" w:cs="Times New Roman"/>
            <w:sz w:val="24"/>
            <w:szCs w:val="24"/>
            <w:lang w:eastAsia="zh-CN" w:bidi="ar"/>
          </w:rPr>
          <w:t>on</w:t>
        </w:r>
        <w:r w:rsidR="008D5B3D" w:rsidRPr="001E6C27">
          <w:rPr>
            <w:rFonts w:ascii="Times New Roman" w:eastAsia="MinionPro-Regular" w:hAnsi="Times New Roman" w:cs="Times New Roman"/>
            <w:sz w:val="24"/>
            <w:szCs w:val="24"/>
            <w:lang w:eastAsia="zh-CN" w:bidi="ar"/>
          </w:rPr>
          <w:t xml:space="preserve"> </w:t>
        </w:r>
      </w:ins>
      <w:r w:rsidRPr="001E6C27">
        <w:rPr>
          <w:rFonts w:ascii="Times New Roman" w:eastAsia="MinionPro-Regular" w:hAnsi="Times New Roman" w:cs="Times New Roman"/>
          <w:sz w:val="24"/>
          <w:szCs w:val="24"/>
          <w:lang w:eastAsia="zh-CN" w:bidi="ar"/>
        </w:rPr>
        <w:t xml:space="preserve">all estimated and vaccinated dogs, </w:t>
      </w:r>
      <w:del w:id="127" w:author="Mohammad Nayeem Hasan" w:date="2023-04-21T04:44:00Z">
        <w:r w:rsidRPr="001E6C27" w:rsidDel="008D5B3D">
          <w:rPr>
            <w:rFonts w:ascii="Times New Roman" w:eastAsia="MinionPro-Regular" w:hAnsi="Times New Roman" w:cs="Times New Roman"/>
            <w:sz w:val="24"/>
            <w:szCs w:val="24"/>
            <w:lang w:eastAsia="zh-CN" w:bidi="ar"/>
          </w:rPr>
          <w:delText>human to dog</w:delText>
        </w:r>
      </w:del>
      <w:ins w:id="128" w:author="Mohammad Nayeem Hasan" w:date="2023-04-21T04:44:00Z">
        <w:r w:rsidR="008D5B3D">
          <w:rPr>
            <w:rFonts w:ascii="Times New Roman" w:eastAsia="MinionPro-Regular" w:hAnsi="Times New Roman" w:cs="Times New Roman"/>
            <w:sz w:val="24"/>
            <w:szCs w:val="24"/>
            <w:lang w:eastAsia="zh-CN" w:bidi="ar"/>
          </w:rPr>
          <w:t>human-to-dog</w:t>
        </w:r>
      </w:ins>
      <w:r w:rsidRPr="001E6C27">
        <w:rPr>
          <w:rFonts w:ascii="Times New Roman" w:eastAsia="MinionPro-Regular" w:hAnsi="Times New Roman" w:cs="Times New Roman"/>
          <w:sz w:val="24"/>
          <w:szCs w:val="24"/>
          <w:lang w:eastAsia="zh-CN" w:bidi="ar"/>
        </w:rPr>
        <w:t xml:space="preserve"> ratio, and vaccination coverage in all 64 districts of Bangladesh. </w:t>
      </w:r>
      <w:r>
        <w:rPr>
          <w:rFonts w:ascii="Times New Roman" w:eastAsia="MinionPro-Regular" w:hAnsi="Times New Roman" w:cs="Times New Roman"/>
          <w:sz w:val="24"/>
          <w:szCs w:val="24"/>
          <w:lang w:eastAsia="zh-CN" w:bidi="ar"/>
        </w:rPr>
        <w:t xml:space="preserve"> </w:t>
      </w:r>
    </w:p>
    <w:p w14:paraId="3E1C4E20" w14:textId="77777777" w:rsidR="00A5285A" w:rsidRDefault="00A5285A" w:rsidP="00A5285A">
      <w:pPr>
        <w:spacing w:after="0" w:line="360" w:lineRule="auto"/>
        <w:rPr>
          <w:rFonts w:ascii="Times New Roman" w:eastAsia="MinionPro-Regular" w:hAnsi="Times New Roman" w:cs="Times New Roman"/>
          <w:sz w:val="24"/>
          <w:szCs w:val="24"/>
          <w:lang w:eastAsia="zh-CN" w:bidi="ar"/>
        </w:rPr>
      </w:pPr>
    </w:p>
    <w:p w14:paraId="5EEDEEBA" w14:textId="77777777" w:rsidR="00A5285A" w:rsidRPr="00271447" w:rsidRDefault="00A5285A" w:rsidP="00A5285A">
      <w:pPr>
        <w:spacing w:after="0" w:line="360" w:lineRule="auto"/>
        <w:rPr>
          <w:rFonts w:ascii="Times New Roman" w:eastAsia="MinionPro-Regular" w:hAnsi="Times New Roman" w:cs="Times New Roman"/>
          <w:b/>
          <w:bCs/>
          <w:sz w:val="24"/>
          <w:szCs w:val="24"/>
          <w:lang w:eastAsia="zh-CN" w:bidi="ar"/>
        </w:rPr>
      </w:pPr>
      <w:r>
        <w:rPr>
          <w:rFonts w:ascii="Times New Roman" w:eastAsia="MinionPro-Regular" w:hAnsi="Times New Roman" w:cs="Times New Roman"/>
          <w:b/>
          <w:bCs/>
          <w:sz w:val="24"/>
          <w:szCs w:val="24"/>
          <w:lang w:eastAsia="zh-CN" w:bidi="ar"/>
        </w:rPr>
        <w:t xml:space="preserve">Human </w:t>
      </w:r>
      <w:r w:rsidRPr="00271447">
        <w:rPr>
          <w:rFonts w:ascii="Times New Roman" w:eastAsia="MinionPro-Regular" w:hAnsi="Times New Roman" w:cs="Times New Roman"/>
          <w:b/>
          <w:bCs/>
          <w:sz w:val="24"/>
          <w:szCs w:val="24"/>
          <w:lang w:eastAsia="zh-CN" w:bidi="ar"/>
        </w:rPr>
        <w:t>Rabies Surveillance</w:t>
      </w:r>
    </w:p>
    <w:p w14:paraId="68EC2BE3" w14:textId="6C9F2302" w:rsidR="00A5285A" w:rsidRPr="00154EA1" w:rsidRDefault="00A5285A" w:rsidP="00A5285A">
      <w:pPr>
        <w:spacing w:after="0" w:line="360" w:lineRule="auto"/>
        <w:rPr>
          <w:rFonts w:ascii="Times New Roman" w:hAnsi="Times New Roman" w:cs="Times New Roman"/>
          <w:sz w:val="24"/>
          <w:szCs w:val="24"/>
          <w:shd w:val="clear" w:color="auto" w:fill="FFFFFF"/>
        </w:rPr>
      </w:pPr>
      <w:r w:rsidRPr="00154EA1">
        <w:rPr>
          <w:rFonts w:ascii="Times New Roman" w:hAnsi="Times New Roman" w:cs="Times New Roman"/>
          <w:sz w:val="24"/>
          <w:szCs w:val="24"/>
          <w:shd w:val="clear" w:color="auto" w:fill="FFFFFF"/>
        </w:rPr>
        <w:t xml:space="preserve">The Directorate General of Health Services has a central core committee to oversee the surveillance activities. This committee is led by the Director </w:t>
      </w:r>
      <w:ins w:id="129" w:author="Mohammad Nayeem Hasan" w:date="2023-04-21T04:44:00Z">
        <w:r w:rsidR="008D5B3D">
          <w:rPr>
            <w:rFonts w:ascii="Times New Roman" w:hAnsi="Times New Roman" w:cs="Times New Roman"/>
            <w:sz w:val="24"/>
            <w:szCs w:val="24"/>
            <w:shd w:val="clear" w:color="auto" w:fill="FFFFFF"/>
          </w:rPr>
          <w:t xml:space="preserve">of </w:t>
        </w:r>
      </w:ins>
      <w:r w:rsidRPr="00154EA1">
        <w:rPr>
          <w:rFonts w:ascii="Times New Roman" w:hAnsi="Times New Roman" w:cs="Times New Roman"/>
          <w:sz w:val="24"/>
          <w:szCs w:val="24"/>
          <w:shd w:val="clear" w:color="auto" w:fill="FFFFFF"/>
        </w:rPr>
        <w:t xml:space="preserve">Disease Control and Line Director, Communicable Disease Control (CDC), as well as additional personnel like the Deputy Director, Deputy Program Manager, and Surveillance Medical Officer. The </w:t>
      </w:r>
      <w:proofErr w:type="spellStart"/>
      <w:r w:rsidRPr="00154EA1">
        <w:rPr>
          <w:rFonts w:ascii="Times New Roman" w:hAnsi="Times New Roman" w:cs="Times New Roman"/>
          <w:sz w:val="24"/>
          <w:szCs w:val="24"/>
          <w:shd w:val="clear" w:color="auto" w:fill="FFFFFF"/>
        </w:rPr>
        <w:t>Upazila</w:t>
      </w:r>
      <w:proofErr w:type="spellEnd"/>
      <w:r w:rsidRPr="00154EA1">
        <w:rPr>
          <w:rFonts w:ascii="Times New Roman" w:hAnsi="Times New Roman" w:cs="Times New Roman"/>
          <w:sz w:val="24"/>
          <w:szCs w:val="24"/>
          <w:shd w:val="clear" w:color="auto" w:fill="FFFFFF"/>
        </w:rPr>
        <w:t xml:space="preserve"> (sub-district) Rapid Response Team (URRT), comprised of medical professionals, health assistants, and other health personnel, has been investigating reports of patients who have had contact with animals (typically bites or scratches) immediately while the start of the human rabies surveillance program. The CDC and NRPCC's central rabies teams and the intermediate-level (Civil Surgeon) rabies teams have received information and aggregate statistics </w:t>
      </w:r>
      <w:del w:id="130" w:author="Mohammad Nayeem Hasan" w:date="2023-04-21T04:46:00Z">
        <w:r w:rsidRPr="00154EA1" w:rsidDel="008D5B3D">
          <w:rPr>
            <w:rFonts w:ascii="Times New Roman" w:hAnsi="Times New Roman" w:cs="Times New Roman"/>
            <w:sz w:val="24"/>
            <w:szCs w:val="24"/>
            <w:shd w:val="clear" w:color="auto" w:fill="FFFFFF"/>
          </w:rPr>
          <w:delText>on a regular basis</w:delText>
        </w:r>
      </w:del>
      <w:ins w:id="131" w:author="Mohammad Nayeem Hasan" w:date="2023-04-21T04:46:00Z">
        <w:r w:rsidR="008D5B3D">
          <w:rPr>
            <w:rFonts w:ascii="Times New Roman" w:hAnsi="Times New Roman" w:cs="Times New Roman"/>
            <w:sz w:val="24"/>
            <w:szCs w:val="24"/>
            <w:shd w:val="clear" w:color="auto" w:fill="FFFFFF"/>
          </w:rPr>
          <w:t>regularly</w:t>
        </w:r>
      </w:ins>
      <w:r w:rsidRPr="00154EA1">
        <w:rPr>
          <w:rFonts w:ascii="Times New Roman" w:hAnsi="Times New Roman" w:cs="Times New Roman"/>
          <w:sz w:val="24"/>
          <w:szCs w:val="24"/>
          <w:shd w:val="clear" w:color="auto" w:fill="FFFFFF"/>
        </w:rPr>
        <w:t xml:space="preserve"> from the local level. </w:t>
      </w:r>
    </w:p>
    <w:p w14:paraId="475C86E5" w14:textId="77777777" w:rsidR="00A5285A" w:rsidRPr="001E6C27" w:rsidRDefault="00A5285A" w:rsidP="00A5285A">
      <w:pPr>
        <w:spacing w:after="0" w:line="360" w:lineRule="auto"/>
        <w:rPr>
          <w:rFonts w:ascii="Times New Roman" w:hAnsi="Times New Roman" w:cs="Times New Roman"/>
          <w:sz w:val="24"/>
          <w:szCs w:val="24"/>
        </w:rPr>
      </w:pPr>
    </w:p>
    <w:p w14:paraId="43AFDA74" w14:textId="77777777" w:rsidR="00A5285A" w:rsidRPr="001E6C27" w:rsidRDefault="00A5285A" w:rsidP="00A5285A">
      <w:pPr>
        <w:spacing w:after="0" w:line="360" w:lineRule="auto"/>
        <w:rPr>
          <w:rFonts w:ascii="Times New Roman" w:hAnsi="Times New Roman" w:cs="Times New Roman"/>
          <w:b/>
          <w:bCs/>
          <w:sz w:val="24"/>
          <w:szCs w:val="24"/>
        </w:rPr>
      </w:pPr>
      <w:r w:rsidRPr="001E6C27">
        <w:rPr>
          <w:rFonts w:ascii="Times New Roman" w:hAnsi="Times New Roman" w:cs="Times New Roman"/>
          <w:b/>
          <w:bCs/>
          <w:sz w:val="24"/>
          <w:szCs w:val="24"/>
        </w:rPr>
        <w:t>MDV</w:t>
      </w:r>
    </w:p>
    <w:p w14:paraId="4C5C771F" w14:textId="3C9C1BBE" w:rsidR="00A5285A" w:rsidRPr="001E6C27" w:rsidRDefault="00A5285A" w:rsidP="00A5285A">
      <w:pPr>
        <w:spacing w:after="0" w:line="360" w:lineRule="auto"/>
        <w:rPr>
          <w:rFonts w:ascii="Times New Roman" w:hAnsi="Times New Roman" w:cs="Times New Roman"/>
          <w:sz w:val="24"/>
          <w:szCs w:val="24"/>
          <w:shd w:val="clear" w:color="auto" w:fill="FFFFFF"/>
        </w:rPr>
      </w:pPr>
      <w:r w:rsidRPr="001E6C27">
        <w:rPr>
          <w:rFonts w:ascii="Times New Roman" w:hAnsi="Times New Roman" w:cs="Times New Roman"/>
          <w:sz w:val="24"/>
          <w:szCs w:val="24"/>
          <w:shd w:val="clear" w:color="auto" w:fill="FFFFFF"/>
        </w:rPr>
        <w:lastRenderedPageBreak/>
        <w:t xml:space="preserve">The MDV program was coordinated by the Communicable Disease Control Division (CDC) of DGHS as part of the National Rabies Elimination </w:t>
      </w:r>
      <w:proofErr w:type="spellStart"/>
      <w:r w:rsidRPr="001E6C27">
        <w:rPr>
          <w:rFonts w:ascii="Times New Roman" w:hAnsi="Times New Roman" w:cs="Times New Roman"/>
          <w:sz w:val="24"/>
          <w:szCs w:val="24"/>
          <w:shd w:val="clear" w:color="auto" w:fill="FFFFFF"/>
        </w:rPr>
        <w:t>Programme</w:t>
      </w:r>
      <w:proofErr w:type="spellEnd"/>
      <w:r w:rsidRPr="001E6C27">
        <w:rPr>
          <w:rFonts w:ascii="Times New Roman" w:hAnsi="Times New Roman" w:cs="Times New Roman"/>
          <w:sz w:val="24"/>
          <w:szCs w:val="24"/>
          <w:shd w:val="clear" w:color="auto" w:fill="FFFFFF"/>
        </w:rPr>
        <w:t>. They also supplied dog rabies vaccines for MDV. Along with the DGHS, the MDV program in Bangladesh also received contributions in various forms from the Department of Livestock Services, the Local Government Division, the Education sectors, and non-governmental organizations (NGOs) or development organizations. The goal was to vaccinate at least 70% of the dog population annually using a Capture Vaccinate Release (CVR) method</w:t>
      </w: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ADDIN EN.CITE &lt;EndNote&gt;&lt;Cite&gt;&lt;Year&gt;2018&lt;/Year&gt;&lt;RecNum&gt;24&lt;/RecNum&gt;&lt;DisplayText&gt;&lt;style face="superscript"&gt;1&lt;/style&gt;&lt;/DisplayText&gt;&lt;record&gt;&lt;rec-number&gt;24&lt;/rec-number&gt;&lt;foreign-keys&gt;&lt;key app="EN" db-id="9rvarrapvs2dxme9r0pppzfct9v22rx5ett9" timestamp="1679837895"&gt;24&lt;/key&gt;&lt;/foreign-keys&gt;&lt;ref-type name="Report"&gt;27&lt;/ref-type&gt;&lt;contributors&gt;&lt;/contributors&gt;&lt;titles&gt;&lt;title&gt;World Health Organization &amp;amp; WHO. WHO Expert Consultation on rabies. Third report. World Health Organization technical report series, 1012 (2018).&lt;/title&gt;&lt;/titles&gt;&lt;dates&gt;&lt;year&gt;2018&lt;/year&gt;&lt;/dates&gt;&lt;urls&gt;&lt;/urls&gt;&lt;/record&gt;&lt;/Cite&gt;&lt;/EndNote&gt;</w:instrText>
      </w:r>
      <w:r>
        <w:rPr>
          <w:rFonts w:ascii="Times New Roman" w:hAnsi="Times New Roman" w:cs="Times New Roman"/>
          <w:sz w:val="24"/>
          <w:szCs w:val="24"/>
          <w:shd w:val="clear" w:color="auto" w:fill="FFFFFF"/>
        </w:rPr>
        <w:fldChar w:fldCharType="separate"/>
      </w:r>
      <w:r w:rsidRPr="004535E6">
        <w:rPr>
          <w:rFonts w:ascii="Times New Roman" w:hAnsi="Times New Roman" w:cs="Times New Roman"/>
          <w:noProof/>
          <w:sz w:val="24"/>
          <w:szCs w:val="24"/>
          <w:shd w:val="clear" w:color="auto" w:fill="FFFFFF"/>
          <w:vertAlign w:val="superscript"/>
        </w:rPr>
        <w:t>1</w:t>
      </w:r>
      <w:r>
        <w:rPr>
          <w:rFonts w:ascii="Times New Roman" w:hAnsi="Times New Roman" w:cs="Times New Roman"/>
          <w:sz w:val="24"/>
          <w:szCs w:val="24"/>
          <w:shd w:val="clear" w:color="auto" w:fill="FFFFFF"/>
        </w:rPr>
        <w:fldChar w:fldCharType="end"/>
      </w:r>
      <w:r w:rsidRPr="001E6C27">
        <w:rPr>
          <w:rFonts w:ascii="Times New Roman" w:hAnsi="Times New Roman" w:cs="Times New Roman"/>
          <w:sz w:val="24"/>
          <w:szCs w:val="24"/>
          <w:shd w:val="clear" w:color="auto" w:fill="FFFFFF"/>
        </w:rPr>
        <w:t>. Each dog received a free dose (1 ml) of the rabies vaccination (</w:t>
      </w:r>
      <w:proofErr w:type="spellStart"/>
      <w:r w:rsidRPr="001E6C27">
        <w:rPr>
          <w:rFonts w:ascii="Times New Roman" w:hAnsi="Times New Roman" w:cs="Times New Roman"/>
          <w:sz w:val="24"/>
          <w:szCs w:val="24"/>
          <w:shd w:val="clear" w:color="auto" w:fill="FFFFFF"/>
        </w:rPr>
        <w:t>CaniShot</w:t>
      </w:r>
      <w:proofErr w:type="spellEnd"/>
      <w:r w:rsidRPr="001E6C27">
        <w:rPr>
          <w:rFonts w:ascii="Times New Roman" w:hAnsi="Times New Roman" w:cs="Times New Roman"/>
          <w:sz w:val="24"/>
          <w:szCs w:val="24"/>
          <w:shd w:val="clear" w:color="auto" w:fill="FFFFFF"/>
        </w:rPr>
        <w:t xml:space="preserve"> RV-K -(CAVAC</w:t>
      </w:r>
      <w:del w:id="132" w:author="Mohammad Nayeem Hasan" w:date="2023-04-20T15:38:00Z">
        <w:r w:rsidRPr="001E6C27" w:rsidDel="00E61CAF">
          <w:rPr>
            <w:rFonts w:ascii="Times New Roman" w:hAnsi="Times New Roman" w:cs="Times New Roman"/>
            <w:sz w:val="24"/>
            <w:szCs w:val="24"/>
            <w:shd w:val="clear" w:color="auto" w:fill="FFFFFF"/>
          </w:rPr>
          <w:delText>);  CANVAC</w:delText>
        </w:r>
      </w:del>
      <w:ins w:id="133" w:author="Mohammad Nayeem Hasan" w:date="2023-04-20T15:38:00Z">
        <w:r w:rsidR="00E61CAF" w:rsidRPr="001E6C27">
          <w:rPr>
            <w:rFonts w:ascii="Times New Roman" w:hAnsi="Times New Roman" w:cs="Times New Roman"/>
            <w:sz w:val="24"/>
            <w:szCs w:val="24"/>
            <w:shd w:val="clear" w:color="auto" w:fill="FFFFFF"/>
          </w:rPr>
          <w:t>); CANVAC</w:t>
        </w:r>
      </w:ins>
      <w:r w:rsidRPr="001E6C27">
        <w:rPr>
          <w:rFonts w:ascii="Times New Roman" w:hAnsi="Times New Roman" w:cs="Times New Roman"/>
          <w:sz w:val="24"/>
          <w:szCs w:val="24"/>
          <w:shd w:val="clear" w:color="auto" w:fill="FFFFFF"/>
        </w:rPr>
        <w:t xml:space="preserve">® R - </w:t>
      </w:r>
      <w:proofErr w:type="spellStart"/>
      <w:r w:rsidRPr="001E6C27">
        <w:rPr>
          <w:rFonts w:ascii="Times New Roman" w:hAnsi="Times New Roman" w:cs="Times New Roman"/>
          <w:sz w:val="24"/>
          <w:szCs w:val="24"/>
          <w:shd w:val="clear" w:color="auto" w:fill="FFFFFF"/>
        </w:rPr>
        <w:t>Dyntec</w:t>
      </w:r>
      <w:proofErr w:type="spellEnd"/>
      <w:r w:rsidRPr="001E6C27">
        <w:rPr>
          <w:rFonts w:ascii="Times New Roman" w:hAnsi="Times New Roman" w:cs="Times New Roman"/>
          <w:sz w:val="24"/>
          <w:szCs w:val="24"/>
          <w:shd w:val="clear" w:color="auto" w:fill="FFFFFF"/>
        </w:rPr>
        <w:t xml:space="preserve">; </w:t>
      </w:r>
      <w:proofErr w:type="spellStart"/>
      <w:r w:rsidRPr="001E6C27">
        <w:rPr>
          <w:rFonts w:ascii="Times New Roman" w:hAnsi="Times New Roman" w:cs="Times New Roman"/>
          <w:sz w:val="24"/>
          <w:szCs w:val="24"/>
          <w:shd w:val="clear" w:color="auto" w:fill="FFFFFF"/>
        </w:rPr>
        <w:t>Rabisin</w:t>
      </w:r>
      <w:proofErr w:type="spellEnd"/>
      <w:r w:rsidRPr="001E6C27">
        <w:rPr>
          <w:rFonts w:ascii="Times New Roman" w:hAnsi="Times New Roman" w:cs="Times New Roman"/>
          <w:sz w:val="24"/>
          <w:szCs w:val="24"/>
          <w:shd w:val="clear" w:color="auto" w:fill="FFFFFF"/>
        </w:rPr>
        <w:t>® - Merial) that was given either subcutaneously or intramuscularly, depending on the animal's posture and mode of restraint. To facilitate the identification of vaccination status on post-vaccination surveys, each dog was marked with non-toxic paint on the top of the head, which lasted for many days</w:t>
      </w:r>
      <w:del w:id="134" w:author="Mohammad Nayeem Hasan" w:date="2023-04-21T04:46:00Z">
        <w:r w:rsidRPr="001E6C27" w:rsidDel="008D5B3D">
          <w:rPr>
            <w:rFonts w:ascii="Times New Roman" w:hAnsi="Times New Roman" w:cs="Times New Roman"/>
            <w:sz w:val="24"/>
            <w:szCs w:val="24"/>
            <w:shd w:val="clear" w:color="auto" w:fill="FFFFFF"/>
          </w:rPr>
          <w:delText>.</w:delText>
        </w:r>
      </w:del>
      <w:r w:rsidRPr="001E6C27">
        <w:rPr>
          <w:rFonts w:ascii="Times New Roman" w:hAnsi="Times New Roman" w:cs="Times New Roman"/>
          <w:sz w:val="24"/>
          <w:szCs w:val="24"/>
          <w:shd w:val="clear" w:color="auto" w:fill="FFFFFF"/>
        </w:rPr>
        <w:t xml:space="preserve"> </w:t>
      </w:r>
      <w:ins w:id="135" w:author="Mohammad Nayeem Hasan" w:date="2023-04-21T04:46:00Z">
        <w:r w:rsidR="008D5B3D">
          <w:rPr>
            <w:rFonts w:ascii="Times New Roman" w:hAnsi="Times New Roman" w:cs="Times New Roman"/>
            <w:sz w:val="24"/>
            <w:szCs w:val="24"/>
            <w:shd w:val="clear" w:color="auto" w:fill="FFFFFF"/>
          </w:rPr>
          <w:t>b</w:t>
        </w:r>
      </w:ins>
      <w:del w:id="136" w:author="Mohammad Nayeem Hasan" w:date="2023-04-21T04:46:00Z">
        <w:r w:rsidRPr="001E6C27" w:rsidDel="008D5B3D">
          <w:rPr>
            <w:rFonts w:ascii="Times New Roman" w:hAnsi="Times New Roman" w:cs="Times New Roman"/>
            <w:sz w:val="24"/>
            <w:szCs w:val="24"/>
            <w:shd w:val="clear" w:color="auto" w:fill="FFFFFF"/>
          </w:rPr>
          <w:delText>Prior to</w:delText>
        </w:r>
      </w:del>
      <w:ins w:id="137" w:author="Mohammad Nayeem Hasan" w:date="2023-04-21T04:46:00Z">
        <w:r w:rsidR="008D5B3D">
          <w:rPr>
            <w:rFonts w:ascii="Times New Roman" w:hAnsi="Times New Roman" w:cs="Times New Roman"/>
            <w:sz w:val="24"/>
            <w:szCs w:val="24"/>
            <w:shd w:val="clear" w:color="auto" w:fill="FFFFFF"/>
          </w:rPr>
          <w:t>efore</w:t>
        </w:r>
      </w:ins>
      <w:r w:rsidRPr="001E6C27">
        <w:rPr>
          <w:rFonts w:ascii="Times New Roman" w:hAnsi="Times New Roman" w:cs="Times New Roman"/>
          <w:sz w:val="24"/>
          <w:szCs w:val="24"/>
          <w:shd w:val="clear" w:color="auto" w:fill="FFFFFF"/>
        </w:rPr>
        <w:t xml:space="preserve"> vaccinating dogs that could be </w:t>
      </w:r>
      <w:del w:id="138" w:author="Mohammad Nayeem Hasan" w:date="2023-04-21T04:46:00Z">
        <w:r w:rsidRPr="001E6C27" w:rsidDel="008D5B3D">
          <w:rPr>
            <w:rFonts w:ascii="Times New Roman" w:hAnsi="Times New Roman" w:cs="Times New Roman"/>
            <w:sz w:val="24"/>
            <w:szCs w:val="24"/>
            <w:shd w:val="clear" w:color="auto" w:fill="FFFFFF"/>
          </w:rPr>
          <w:delText xml:space="preserve">clearly </w:delText>
        </w:r>
      </w:del>
      <w:r w:rsidRPr="001E6C27">
        <w:rPr>
          <w:rFonts w:ascii="Times New Roman" w:hAnsi="Times New Roman" w:cs="Times New Roman"/>
          <w:sz w:val="24"/>
          <w:szCs w:val="24"/>
          <w:shd w:val="clear" w:color="auto" w:fill="FFFFFF"/>
        </w:rPr>
        <w:t xml:space="preserve">attributed to an owner, </w:t>
      </w:r>
      <w:ins w:id="139" w:author="Mohammad Nayeem Hasan" w:date="2023-04-21T04:50:00Z">
        <w:r w:rsidR="00135481">
          <w:rPr>
            <w:rFonts w:ascii="Times New Roman" w:hAnsi="Times New Roman" w:cs="Times New Roman"/>
            <w:sz w:val="24"/>
            <w:szCs w:val="24"/>
            <w:shd w:val="clear" w:color="auto" w:fill="FFFFFF"/>
          </w:rPr>
          <w:t xml:space="preserve">and </w:t>
        </w:r>
      </w:ins>
      <w:r w:rsidRPr="001E6C27">
        <w:rPr>
          <w:rFonts w:ascii="Times New Roman" w:hAnsi="Times New Roman" w:cs="Times New Roman"/>
          <w:sz w:val="24"/>
          <w:szCs w:val="24"/>
          <w:shd w:val="clear" w:color="auto" w:fill="FFFFFF"/>
        </w:rPr>
        <w:t xml:space="preserve">consent was acquired from the owner. Vaccination teams were formed and trained through animal control staff training conducted by MDV experts </w:t>
      </w:r>
      <w:del w:id="140" w:author="Mohammad Nayeem Hasan" w:date="2023-04-21T04:46:00Z">
        <w:r w:rsidRPr="001E6C27" w:rsidDel="008D5B3D">
          <w:rPr>
            <w:rFonts w:ascii="Times New Roman" w:hAnsi="Times New Roman" w:cs="Times New Roman"/>
            <w:sz w:val="24"/>
            <w:szCs w:val="24"/>
            <w:shd w:val="clear" w:color="auto" w:fill="FFFFFF"/>
          </w:rPr>
          <w:delText>prior to</w:delText>
        </w:r>
      </w:del>
      <w:ins w:id="141" w:author="Mohammad Nayeem Hasan" w:date="2023-04-21T04:46:00Z">
        <w:r w:rsidR="008D5B3D">
          <w:rPr>
            <w:rFonts w:ascii="Times New Roman" w:hAnsi="Times New Roman" w:cs="Times New Roman"/>
            <w:sz w:val="24"/>
            <w:szCs w:val="24"/>
            <w:shd w:val="clear" w:color="auto" w:fill="FFFFFF"/>
          </w:rPr>
          <w:t>before</w:t>
        </w:r>
      </w:ins>
      <w:r w:rsidRPr="001E6C27">
        <w:rPr>
          <w:rFonts w:ascii="Times New Roman" w:hAnsi="Times New Roman" w:cs="Times New Roman"/>
          <w:sz w:val="24"/>
          <w:szCs w:val="24"/>
          <w:shd w:val="clear" w:color="auto" w:fill="FFFFFF"/>
        </w:rPr>
        <w:t xml:space="preserve"> the MDV campaign. Vaccination team direction and program monitoring were preplanned in a program </w:t>
      </w:r>
      <w:del w:id="142" w:author="Mohammad Nayeem Hasan" w:date="2023-04-21T04:46:00Z">
        <w:r w:rsidRPr="001E6C27" w:rsidDel="008D5B3D">
          <w:rPr>
            <w:rFonts w:ascii="Times New Roman" w:hAnsi="Times New Roman" w:cs="Times New Roman"/>
            <w:sz w:val="24"/>
            <w:szCs w:val="24"/>
            <w:shd w:val="clear" w:color="auto" w:fill="FFFFFF"/>
          </w:rPr>
          <w:delText>prior to</w:delText>
        </w:r>
      </w:del>
      <w:ins w:id="143" w:author="Mohammad Nayeem Hasan" w:date="2023-04-21T04:46:00Z">
        <w:r w:rsidR="008D5B3D">
          <w:rPr>
            <w:rFonts w:ascii="Times New Roman" w:hAnsi="Times New Roman" w:cs="Times New Roman"/>
            <w:sz w:val="24"/>
            <w:szCs w:val="24"/>
            <w:shd w:val="clear" w:color="auto" w:fill="FFFFFF"/>
          </w:rPr>
          <w:t>before</w:t>
        </w:r>
      </w:ins>
      <w:r w:rsidRPr="001E6C27">
        <w:rPr>
          <w:rFonts w:ascii="Times New Roman" w:hAnsi="Times New Roman" w:cs="Times New Roman"/>
          <w:sz w:val="24"/>
          <w:szCs w:val="24"/>
          <w:shd w:val="clear" w:color="auto" w:fill="FFFFFF"/>
        </w:rPr>
        <w:t xml:space="preserve"> conducting each vaccination campaign, called 'microplanning'. </w:t>
      </w:r>
      <w:r w:rsidRPr="001E6C27">
        <w:rPr>
          <w:rFonts w:ascii="Times New Roman" w:hAnsi="Times New Roman" w:cs="Times New Roman"/>
          <w:sz w:val="24"/>
          <w:szCs w:val="24"/>
        </w:rPr>
        <w:t xml:space="preserve">Each site will consist of 2-3 days of planning, training, and community mobilization, 3-4 days of vaccination, and 1 day of follow-up and evaluation. </w:t>
      </w:r>
      <w:del w:id="144" w:author="Mohammad Nayeem Hasan" w:date="2023-04-20T15:39:00Z">
        <w:r w:rsidRPr="001E6C27" w:rsidDel="00E61CAF">
          <w:rPr>
            <w:rFonts w:ascii="Times New Roman" w:hAnsi="Times New Roman" w:cs="Times New Roman"/>
            <w:sz w:val="24"/>
            <w:szCs w:val="24"/>
          </w:rPr>
          <w:delText>Typically</w:delText>
        </w:r>
      </w:del>
      <w:ins w:id="145" w:author="Mohammad Nayeem Hasan" w:date="2023-04-20T15:39:00Z">
        <w:r w:rsidR="00E61CAF" w:rsidRPr="001E6C27">
          <w:rPr>
            <w:rFonts w:ascii="Times New Roman" w:hAnsi="Times New Roman" w:cs="Times New Roman"/>
            <w:sz w:val="24"/>
            <w:szCs w:val="24"/>
          </w:rPr>
          <w:t>Typically,</w:t>
        </w:r>
      </w:ins>
      <w:r w:rsidRPr="001E6C27">
        <w:rPr>
          <w:rFonts w:ascii="Times New Roman" w:hAnsi="Times New Roman" w:cs="Times New Roman"/>
          <w:sz w:val="24"/>
          <w:szCs w:val="24"/>
        </w:rPr>
        <w:t xml:space="preserve"> a vaccination coverage evaluation is conducted on vaccination day 2 or 3, vaccination continued if necessary for another 1-2 days, and then a final coverage evaluation is completed. </w:t>
      </w:r>
    </w:p>
    <w:p w14:paraId="1252B815" w14:textId="4AA3D8EB" w:rsidR="00A5285A" w:rsidRPr="001E6C27" w:rsidRDefault="00A5285A" w:rsidP="00A5285A">
      <w:pPr>
        <w:spacing w:after="0" w:line="360" w:lineRule="auto"/>
        <w:rPr>
          <w:rFonts w:ascii="Times New Roman" w:hAnsi="Times New Roman" w:cs="Times New Roman"/>
          <w:sz w:val="24"/>
          <w:szCs w:val="24"/>
          <w:shd w:val="clear" w:color="auto" w:fill="FFFFFF"/>
        </w:rPr>
      </w:pPr>
      <w:r w:rsidRPr="001E6C27">
        <w:rPr>
          <w:rFonts w:ascii="Times New Roman" w:hAnsi="Times New Roman" w:cs="Times New Roman"/>
          <w:sz w:val="24"/>
          <w:szCs w:val="24"/>
          <w:shd w:val="clear" w:color="auto" w:fill="FFFFFF"/>
        </w:rPr>
        <w:t>At the time of vaccination, the following information was recorded for each dog: vaccination team ID, time</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date</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GPS</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sex</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age</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ownership</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neuter status</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confinement</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previous vaccination history</w:t>
      </w:r>
      <w:r>
        <w:rPr>
          <w:rFonts w:ascii="Times New Roman" w:hAnsi="Times New Roman" w:cs="Times New Roman"/>
          <w:sz w:val="24"/>
          <w:szCs w:val="24"/>
          <w:shd w:val="clear" w:color="auto" w:fill="FFFFFF"/>
        </w:rPr>
        <w:t>,</w:t>
      </w:r>
      <w:r w:rsidRPr="001E6C27">
        <w:rPr>
          <w:rFonts w:ascii="Times New Roman" w:hAnsi="Times New Roman" w:cs="Times New Roman"/>
          <w:sz w:val="24"/>
          <w:szCs w:val="24"/>
          <w:shd w:val="clear" w:color="auto" w:fill="FFFFFF"/>
        </w:rPr>
        <w:t xml:space="preserve"> and health status/body condition status. </w:t>
      </w:r>
      <w:r w:rsidRPr="001E6C27">
        <w:rPr>
          <w:rFonts w:ascii="Times New Roman" w:hAnsi="Times New Roman" w:cs="Times New Roman"/>
          <w:sz w:val="24"/>
          <w:szCs w:val="24"/>
        </w:rPr>
        <w:t>An electronic data capture device (</w:t>
      </w:r>
      <w:del w:id="146" w:author="Mohammad Nayeem Hasan" w:date="2023-04-20T15:40:00Z">
        <w:r w:rsidRPr="001E6C27" w:rsidDel="00E61CAF">
          <w:rPr>
            <w:rFonts w:ascii="Times New Roman" w:hAnsi="Times New Roman" w:cs="Times New Roman"/>
            <w:sz w:val="24"/>
            <w:szCs w:val="24"/>
          </w:rPr>
          <w:delText>i.e.</w:delText>
        </w:r>
      </w:del>
      <w:ins w:id="147" w:author="Mohammad Nayeem Hasan" w:date="2023-04-20T15:40:00Z">
        <w:r w:rsidR="00E61CAF" w:rsidRPr="001E6C27">
          <w:rPr>
            <w:rFonts w:ascii="Times New Roman" w:hAnsi="Times New Roman" w:cs="Times New Roman"/>
            <w:sz w:val="24"/>
            <w:szCs w:val="24"/>
          </w:rPr>
          <w:t>i.e.,</w:t>
        </w:r>
      </w:ins>
      <w:r w:rsidRPr="001E6C27">
        <w:rPr>
          <w:rFonts w:ascii="Times New Roman" w:hAnsi="Times New Roman" w:cs="Times New Roman"/>
          <w:sz w:val="24"/>
          <w:szCs w:val="24"/>
        </w:rPr>
        <w:t xml:space="preserve"> GPS data logger or mobile phone application) was also used to assist with data collection and final evaluation. </w:t>
      </w:r>
      <w:r w:rsidRPr="001E6C27">
        <w:rPr>
          <w:rFonts w:ascii="Times New Roman" w:hAnsi="Times New Roman" w:cs="Times New Roman"/>
          <w:sz w:val="24"/>
          <w:szCs w:val="24"/>
          <w:shd w:val="clear" w:color="auto" w:fill="FFFFFF"/>
        </w:rPr>
        <w:t>In November 2011, MDV was first piloted in Bangladesh, covering a small municipality. Following the pilot's success, more comprehensive MDV campaigns were implemented nationwide</w:t>
      </w: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ADDIN EN.CITE &lt;EndNote&gt;&lt;Cite&gt;&lt;Author&gt;Ghosh&lt;/Author&gt;&lt;Year&gt;2020&lt;/Year&gt;&lt;RecNum&gt;22&lt;/RecNum&gt;&lt;DisplayText&gt;&lt;style face="superscript"&gt;6&lt;/style&gt;&lt;/DisplayText&gt;&lt;record&gt;&lt;rec-number&gt;22&lt;/rec-number&gt;&lt;foreign-keys&gt;&lt;key app="EN" db-id="9rvarrapvs2dxme9r0pppzfct9v22rx5ett9" timestamp="1679804421"&gt;22&lt;/key&gt;&lt;/foreign-keys&gt;&lt;ref-type name="Journal Article"&gt;17&lt;/ref-type&gt;&lt;contributors&gt;&lt;authors&gt;&lt;author&gt;Ghosh, Sumon&lt;/author&gt;&lt;author&gt;Rana, Md Sohel&lt;/author&gt;&lt;author&gt;Islam, Md Kamrul&lt;/author&gt;&lt;author&gt;Chowdhury, Sukanta&lt;/author&gt;&lt;author&gt;Haider, Najmul&lt;/author&gt;&lt;author&gt;Kafi, Mohammad Abdullah Heel&lt;/author&gt;&lt;author&gt;Ullah, Sayed Mohammed&lt;/author&gt;&lt;author&gt;Shah, Md Rashed Ali&lt;/author&gt;&lt;author&gt;Jahan, Afsana Akter&lt;/author&gt;&lt;author&gt;Mursalin, Hasan Sayedul&lt;/author&gt;&lt;/authors&gt;&lt;/contributors&gt;&lt;titles&gt;&lt;title&gt;Trends and clinico-epidemiological features of human rabies cases in Bangladesh 2006–2018&lt;/title&gt;&lt;secondary-title&gt;Scientific reports&lt;/secondary-title&gt;&lt;/titles&gt;&lt;periodical&gt;&lt;full-title&gt;Scientific reports&lt;/full-title&gt;&lt;/periodical&gt;&lt;pages&gt;2410&lt;/pages&gt;&lt;volume&gt;10&lt;/volume&gt;&lt;number&gt;1&lt;/number&gt;&lt;dates&gt;&lt;year&gt;2020&lt;/year&gt;&lt;/dates&gt;&lt;isbn&gt;2045-2322&lt;/isbn&gt;&lt;urls&gt;&lt;/urls&gt;&lt;/record&gt;&lt;/Cite&gt;&lt;/EndNote&gt;</w:instrText>
      </w:r>
      <w:r>
        <w:rPr>
          <w:rFonts w:ascii="Times New Roman" w:hAnsi="Times New Roman" w:cs="Times New Roman"/>
          <w:sz w:val="24"/>
          <w:szCs w:val="24"/>
          <w:shd w:val="clear" w:color="auto" w:fill="FFFFFF"/>
        </w:rPr>
        <w:fldChar w:fldCharType="separate"/>
      </w:r>
      <w:r w:rsidRPr="002806EB">
        <w:rPr>
          <w:rFonts w:ascii="Times New Roman" w:hAnsi="Times New Roman" w:cs="Times New Roman"/>
          <w:noProof/>
          <w:sz w:val="24"/>
          <w:szCs w:val="24"/>
          <w:shd w:val="clear" w:color="auto" w:fill="FFFFFF"/>
          <w:vertAlign w:val="superscript"/>
        </w:rPr>
        <w:t>6</w:t>
      </w:r>
      <w:r>
        <w:rPr>
          <w:rFonts w:ascii="Times New Roman" w:hAnsi="Times New Roman" w:cs="Times New Roman"/>
          <w:sz w:val="24"/>
          <w:szCs w:val="24"/>
          <w:shd w:val="clear" w:color="auto" w:fill="FFFFFF"/>
        </w:rPr>
        <w:fldChar w:fldCharType="end"/>
      </w:r>
      <w:r w:rsidRPr="001E6C27">
        <w:rPr>
          <w:rFonts w:ascii="Times New Roman" w:hAnsi="Times New Roman" w:cs="Times New Roman"/>
          <w:sz w:val="24"/>
          <w:szCs w:val="24"/>
          <w:shd w:val="clear" w:color="auto" w:fill="FFFFFF"/>
        </w:rPr>
        <w:t>.</w:t>
      </w:r>
    </w:p>
    <w:p w14:paraId="0A6CAC9D" w14:textId="77777777" w:rsidR="00A5285A" w:rsidRPr="001E6C27" w:rsidRDefault="00A5285A" w:rsidP="00A5285A">
      <w:pPr>
        <w:spacing w:after="0" w:line="360" w:lineRule="auto"/>
        <w:rPr>
          <w:rFonts w:ascii="Times New Roman" w:hAnsi="Times New Roman" w:cs="Times New Roman"/>
          <w:sz w:val="24"/>
          <w:szCs w:val="24"/>
          <w:shd w:val="clear" w:color="auto" w:fill="FFFFFF"/>
        </w:rPr>
      </w:pPr>
    </w:p>
    <w:p w14:paraId="0626B23E" w14:textId="77777777" w:rsidR="00A5285A" w:rsidRPr="001E6C27" w:rsidRDefault="00A5285A" w:rsidP="00A5285A">
      <w:pPr>
        <w:spacing w:after="0" w:line="360" w:lineRule="auto"/>
        <w:rPr>
          <w:rFonts w:ascii="Times New Roman" w:hAnsi="Times New Roman" w:cs="Times New Roman"/>
          <w:sz w:val="24"/>
          <w:szCs w:val="24"/>
        </w:rPr>
      </w:pPr>
      <w:r w:rsidRPr="001E6C27">
        <w:rPr>
          <w:rFonts w:ascii="Times New Roman" w:hAnsi="Times New Roman" w:cs="Times New Roman"/>
          <w:sz w:val="24"/>
          <w:szCs w:val="24"/>
        </w:rPr>
        <w:t xml:space="preserve">Since 2011, CVR is currently practiced as the primary mass vaccination strategy in Bangladesh. CVR teams are typically comprised of five-six members who travel by vehicle: one vaccinator, three dog catchers who use nets, one driver, and one rapporteur. Dogs that could be held in the </w:t>
      </w:r>
      <w:r w:rsidRPr="001E6C27">
        <w:rPr>
          <w:rFonts w:ascii="Times New Roman" w:hAnsi="Times New Roman" w:cs="Times New Roman"/>
          <w:sz w:val="24"/>
          <w:szCs w:val="24"/>
        </w:rPr>
        <w:lastRenderedPageBreak/>
        <w:t xml:space="preserve">owner's or team's hands were manually restrained for vaccination. Nets were used to catch dogs that could not be restrained manually. (Supplemental Figure 1). </w:t>
      </w:r>
    </w:p>
    <w:p w14:paraId="1590B8A3" w14:textId="6909E4F2" w:rsidR="00A5285A" w:rsidRPr="001E6C27" w:rsidRDefault="00A5285A" w:rsidP="00A5285A">
      <w:pPr>
        <w:spacing w:after="0" w:line="360" w:lineRule="auto"/>
        <w:rPr>
          <w:rFonts w:ascii="Times New Roman" w:hAnsi="Times New Roman" w:cs="Times New Roman"/>
          <w:sz w:val="24"/>
          <w:szCs w:val="24"/>
        </w:rPr>
      </w:pPr>
      <w:r w:rsidRPr="001E6C27">
        <w:rPr>
          <w:rFonts w:ascii="Times New Roman" w:hAnsi="Times New Roman" w:cs="Times New Roman"/>
          <w:sz w:val="24"/>
          <w:szCs w:val="24"/>
        </w:rPr>
        <w:t>It is expected that two vaccination teams can cover an area containing roughly 200 dogs in 3 days. Previous studies estimated a dog density of 52 dogs/km</w:t>
      </w:r>
      <w:r w:rsidRPr="001E6C27">
        <w:rPr>
          <w:rFonts w:ascii="Times New Roman" w:hAnsi="Times New Roman" w:cs="Times New Roman"/>
          <w:sz w:val="24"/>
          <w:szCs w:val="24"/>
          <w:vertAlign w:val="superscript"/>
        </w:rPr>
        <w:t>2</w:t>
      </w:r>
      <w:r w:rsidRPr="001E6C27">
        <w:rPr>
          <w:rFonts w:ascii="Times New Roman" w:hAnsi="Times New Roman" w:cs="Times New Roman"/>
          <w:sz w:val="24"/>
          <w:szCs w:val="24"/>
        </w:rPr>
        <w:t xml:space="preserve"> in Dhaka</w:t>
      </w:r>
      <w:r w:rsidRPr="001E6C27">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&lt;EndNote&gt;&lt;Cite&gt;&lt;Author&gt;Tenzin&lt;/Author&gt;&lt;Year&gt;2015&lt;/Year&gt;&lt;RecNum&gt;35&lt;/RecNum&gt;&lt;DisplayText&gt;&lt;style face="superscript"&gt;32&lt;/style&gt;&lt;/DisplayText&gt;&lt;record&gt;&lt;rec-number&gt;35&lt;/rec-number&gt;&lt;foreign-keys&gt;&lt;key app="EN" db-id="9rvarrapvs2dxme9r0pppzfct9v22rx5ett9" timestamp="1679844081"&gt;35&lt;/key&gt;&lt;/foreign-keys&gt;&lt;ref-type name="Journal Article"&gt;17&lt;/ref-type&gt;&lt;contributors&gt;&lt;authors&gt;&lt;author&gt;Tenzin, Tenzin&lt;/author&gt;&lt;author&gt;Ahmed, Rubaiya&lt;/author&gt;&lt;author&gt;Debnath, Nitish C&lt;/author&gt;&lt;author&gt;Ahmed, Garba&lt;/author&gt;&lt;author&gt;Yamage, Mat&lt;/author&gt;&lt;/authors&gt;&lt;/contributors&gt;&lt;titles&gt;&lt;title&gt;Free-roaming dog population estimation and status of the dog population management and rabies control program in Dhaka City, Bangladesh&lt;/title&gt;&lt;secondary-title&gt;PLoS neglected tropical diseases&lt;/secondary-title&gt;&lt;/titles&gt;&lt;periodical&gt;&lt;full-title&gt;PLoS neglected tropical diseases&lt;/full-title&gt;&lt;/periodical&gt;&lt;pages&gt;e0003784&lt;/pages&gt;&lt;volume&gt;9&lt;/volume&gt;&lt;number&gt;5&lt;/number&gt;&lt;dates&gt;&lt;year&gt;2015&lt;/year&gt;&lt;/dates&gt;&lt;isbn&gt;1935-2735&lt;/isbn&gt;&lt;urls&gt;&lt;/urls&gt;&lt;/record&gt;&lt;/Cite&gt;&lt;/EndNote&gt;</w:instrText>
      </w:r>
      <w:r w:rsidRPr="001E6C27">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32</w:t>
      </w:r>
      <w:r w:rsidRPr="001E6C27">
        <w:rPr>
          <w:rFonts w:ascii="Times New Roman" w:hAnsi="Times New Roman" w:cs="Times New Roman"/>
          <w:sz w:val="24"/>
          <w:szCs w:val="24"/>
        </w:rPr>
        <w:fldChar w:fldCharType="end"/>
      </w:r>
      <w:r w:rsidRPr="001E6C27">
        <w:rPr>
          <w:rFonts w:ascii="Times New Roman" w:hAnsi="Times New Roman" w:cs="Times New Roman"/>
          <w:sz w:val="24"/>
          <w:szCs w:val="24"/>
        </w:rPr>
        <w:t>, so each urban zone would be about 3.8 km</w:t>
      </w:r>
      <w:r w:rsidRPr="001E6C27">
        <w:rPr>
          <w:rFonts w:ascii="Times New Roman" w:hAnsi="Times New Roman" w:cs="Times New Roman"/>
          <w:sz w:val="24"/>
          <w:szCs w:val="24"/>
          <w:vertAlign w:val="superscript"/>
        </w:rPr>
        <w:t xml:space="preserve">2 </w:t>
      </w:r>
      <w:r w:rsidRPr="001E6C27">
        <w:rPr>
          <w:rFonts w:ascii="Times New Roman" w:hAnsi="Times New Roman" w:cs="Times New Roman"/>
          <w:sz w:val="24"/>
          <w:szCs w:val="24"/>
        </w:rPr>
        <w:t>(1.5 mi</w:t>
      </w:r>
      <w:r w:rsidRPr="001E6C27">
        <w:rPr>
          <w:rFonts w:ascii="Times New Roman" w:hAnsi="Times New Roman" w:cs="Times New Roman"/>
          <w:sz w:val="24"/>
          <w:szCs w:val="24"/>
          <w:vertAlign w:val="superscript"/>
        </w:rPr>
        <w:t>2</w:t>
      </w:r>
      <w:r w:rsidRPr="001E6C27">
        <w:rPr>
          <w:rFonts w:ascii="Times New Roman" w:hAnsi="Times New Roman" w:cs="Times New Roman"/>
          <w:sz w:val="24"/>
          <w:szCs w:val="24"/>
        </w:rPr>
        <w:t>).</w:t>
      </w:r>
      <w:r w:rsidRPr="001E6C27">
        <w:rPr>
          <w:rFonts w:ascii="Times New Roman" w:hAnsi="Times New Roman" w:cs="Times New Roman"/>
          <w:sz w:val="24"/>
          <w:szCs w:val="24"/>
          <w:vertAlign w:val="superscript"/>
        </w:rPr>
        <w:t xml:space="preserve"> </w:t>
      </w:r>
      <w:r w:rsidRPr="001E6C27">
        <w:rPr>
          <w:rFonts w:ascii="Times New Roman" w:hAnsi="Times New Roman" w:cs="Times New Roman"/>
          <w:sz w:val="24"/>
          <w:szCs w:val="24"/>
        </w:rPr>
        <w:t xml:space="preserve">Previous studies also </w:t>
      </w:r>
      <w:del w:id="148" w:author="Mohammad Nayeem Hasan" w:date="2023-04-21T04:46:00Z">
        <w:r w:rsidRPr="001E6C27" w:rsidDel="008D5B3D">
          <w:rPr>
            <w:rFonts w:ascii="Times New Roman" w:hAnsi="Times New Roman" w:cs="Times New Roman"/>
            <w:sz w:val="24"/>
            <w:szCs w:val="24"/>
          </w:rPr>
          <w:delText xml:space="preserve">estimates </w:delText>
        </w:r>
      </w:del>
      <w:ins w:id="149" w:author="Mohammad Nayeem Hasan" w:date="2023-04-21T04:46:00Z">
        <w:r w:rsidR="008D5B3D">
          <w:rPr>
            <w:rFonts w:ascii="Times New Roman" w:hAnsi="Times New Roman" w:cs="Times New Roman"/>
            <w:sz w:val="24"/>
            <w:szCs w:val="24"/>
          </w:rPr>
          <w:t>estimate</w:t>
        </w:r>
        <w:r w:rsidR="008D5B3D" w:rsidRPr="001E6C27">
          <w:rPr>
            <w:rFonts w:ascii="Times New Roman" w:hAnsi="Times New Roman" w:cs="Times New Roman"/>
            <w:sz w:val="24"/>
            <w:szCs w:val="24"/>
          </w:rPr>
          <w:t xml:space="preserve"> </w:t>
        </w:r>
      </w:ins>
      <w:r w:rsidRPr="001E6C27">
        <w:rPr>
          <w:rFonts w:ascii="Times New Roman" w:hAnsi="Times New Roman" w:cs="Times New Roman"/>
          <w:sz w:val="24"/>
          <w:szCs w:val="24"/>
        </w:rPr>
        <w:t>a human: dog ratio of 120:1 and a density of 14 dogs/km</w:t>
      </w:r>
      <w:r w:rsidRPr="001E6C27">
        <w:rPr>
          <w:rFonts w:ascii="Times New Roman" w:hAnsi="Times New Roman" w:cs="Times New Roman"/>
          <w:sz w:val="24"/>
          <w:szCs w:val="24"/>
          <w:vertAlign w:val="superscript"/>
        </w:rPr>
        <w:t>2</w:t>
      </w:r>
      <w:r w:rsidRPr="001E6C27">
        <w:rPr>
          <w:rFonts w:ascii="Times New Roman" w:hAnsi="Times New Roman" w:cs="Times New Roman"/>
          <w:sz w:val="24"/>
          <w:szCs w:val="24"/>
        </w:rPr>
        <w:t xml:space="preserve"> in rural areas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&lt;EndNote&gt;&lt;Cite&gt;&lt;Author&gt;Hossain&lt;/Author&gt;&lt;Year&gt;2013&lt;/Year&gt;&lt;RecNum&gt;37&lt;/RecNum&gt;&lt;DisplayText&gt;&lt;style face="superscript"&gt;28&lt;/style&gt;&lt;/DisplayText&gt;&lt;record&gt;&lt;rec-number&gt;37&lt;/rec-number&gt;&lt;foreign-keys&gt;&lt;key app="EN" db-id="9rvarrapvs2dxme9r0pppzfct9v22rx5ett9" timestamp="1679844544"&gt;37&lt;/key&gt;&lt;/foreign-keys&gt;&lt;ref-type name="Journal Article"&gt;17&lt;/ref-type&gt;&lt;contributors&gt;&lt;authors&gt;&lt;author&gt;Hossain, Moazzem&lt;/author&gt;&lt;author&gt;Ahmed, Kamruddin&lt;/author&gt;&lt;author&gt;Marma, Aung Swi Prue&lt;/author&gt;&lt;author&gt;Hossain, Sohrab&lt;/author&gt;&lt;author&gt;Ali, Mohammad Azmat&lt;/author&gt;&lt;author&gt;Shamsuzzaman, Abul Khair Mohammad&lt;/author&gt;&lt;author&gt;Nishizono, Akira&lt;/author&gt;&lt;/authors&gt;&lt;/contributors&gt;&lt;titles&gt;&lt;title&gt;A survey of the dog population in rural Bangladesh&lt;/title&gt;&lt;secondary-title&gt;Preventive veterinary medicine&lt;/secondary-title&gt;&lt;/titles&gt;&lt;periodical&gt;&lt;full-title&gt;Preventive veterinary medicine&lt;/full-title&gt;&lt;/periodical&gt;&lt;pages&gt;134-138&lt;/pages&gt;&lt;volume&gt;111&lt;/volume&gt;&lt;number&gt;1-2&lt;/number&gt;&lt;dates&gt;&lt;year&gt;2013&lt;/year&gt;&lt;/dates&gt;&lt;isbn&gt;0167-5877&lt;/isbn&gt;&lt;urls&gt;&lt;/urls&gt;&lt;/record&gt;&lt;/Cite&gt;&lt;/EndNote&gt;</w:instrText>
      </w:r>
      <w:r>
        <w:rPr>
          <w:rFonts w:ascii="Times New Roman" w:hAnsi="Times New Roman" w:cs="Times New Roman"/>
          <w:sz w:val="24"/>
          <w:szCs w:val="24"/>
        </w:rPr>
        <w:fldChar w:fldCharType="separate"/>
      </w:r>
      <w:r w:rsidRPr="00A5285A">
        <w:rPr>
          <w:rFonts w:ascii="Times New Roman" w:hAnsi="Times New Roman" w:cs="Times New Roman"/>
          <w:noProof/>
          <w:sz w:val="24"/>
          <w:szCs w:val="24"/>
          <w:vertAlign w:val="superscript"/>
        </w:rPr>
        <w:t>28</w:t>
      </w:r>
      <w:r>
        <w:rPr>
          <w:rFonts w:ascii="Times New Roman" w:hAnsi="Times New Roman" w:cs="Times New Roman"/>
          <w:sz w:val="24"/>
          <w:szCs w:val="24"/>
        </w:rPr>
        <w:fldChar w:fldCharType="end"/>
      </w:r>
      <w:r w:rsidRPr="001E6C27">
        <w:rPr>
          <w:rFonts w:ascii="Times New Roman" w:hAnsi="Times New Roman" w:cs="Times New Roman"/>
          <w:sz w:val="24"/>
          <w:szCs w:val="24"/>
        </w:rPr>
        <w:t>, so rural zones will be defined based on a population of 24,000 people per zone, or about 14 km</w:t>
      </w:r>
      <w:r w:rsidRPr="001E6C27">
        <w:rPr>
          <w:rFonts w:ascii="Times New Roman" w:hAnsi="Times New Roman" w:cs="Times New Roman"/>
          <w:sz w:val="24"/>
          <w:szCs w:val="24"/>
          <w:vertAlign w:val="superscript"/>
        </w:rPr>
        <w:t>2</w:t>
      </w:r>
      <w:r w:rsidRPr="001E6C27">
        <w:rPr>
          <w:rFonts w:ascii="Times New Roman" w:hAnsi="Times New Roman" w:cs="Times New Roman"/>
          <w:sz w:val="24"/>
          <w:szCs w:val="24"/>
        </w:rPr>
        <w:t xml:space="preserve"> (5.4 mi</w:t>
      </w:r>
      <w:r w:rsidRPr="001E6C27">
        <w:rPr>
          <w:rFonts w:ascii="Times New Roman" w:hAnsi="Times New Roman" w:cs="Times New Roman"/>
          <w:sz w:val="24"/>
          <w:szCs w:val="24"/>
          <w:vertAlign w:val="superscript"/>
        </w:rPr>
        <w:t>2</w:t>
      </w:r>
      <w:r w:rsidRPr="001E6C27">
        <w:rPr>
          <w:rFonts w:ascii="Times New Roman" w:hAnsi="Times New Roman" w:cs="Times New Roman"/>
          <w:sz w:val="24"/>
          <w:szCs w:val="24"/>
        </w:rPr>
        <w:t xml:space="preserve">). </w:t>
      </w:r>
    </w:p>
    <w:p w14:paraId="6C07FCF6" w14:textId="77777777" w:rsidR="00A5285A" w:rsidRPr="001E6C27" w:rsidRDefault="00A5285A" w:rsidP="00A5285A">
      <w:pPr>
        <w:spacing w:after="0" w:line="360" w:lineRule="auto"/>
        <w:rPr>
          <w:rFonts w:ascii="Times New Roman" w:hAnsi="Times New Roman" w:cs="Times New Roman"/>
          <w:sz w:val="24"/>
          <w:szCs w:val="24"/>
        </w:rPr>
      </w:pPr>
    </w:p>
    <w:p w14:paraId="0980489B" w14:textId="072DA993" w:rsidR="00A5285A" w:rsidRPr="001E6C27" w:rsidRDefault="00A5285A" w:rsidP="00A5285A">
      <w:pPr>
        <w:spacing w:after="0" w:line="360" w:lineRule="auto"/>
        <w:rPr>
          <w:rFonts w:ascii="Times New Roman" w:hAnsi="Times New Roman" w:cs="Times New Roman"/>
          <w:sz w:val="24"/>
          <w:szCs w:val="24"/>
        </w:rPr>
      </w:pPr>
      <w:r w:rsidRPr="001E6C27">
        <w:rPr>
          <w:rFonts w:ascii="Times New Roman" w:hAnsi="Times New Roman" w:cs="Times New Roman"/>
          <w:sz w:val="24"/>
          <w:szCs w:val="24"/>
        </w:rPr>
        <w:t>Post-vaccination dog survey was conducted to estimate the coverage of free-roaming dogs in the community</w:t>
      </w:r>
      <w:del w:id="150" w:author="Mohammad Nayeem Hasan" w:date="2023-04-20T15:48:00Z">
        <w:r w:rsidRPr="001E6C27" w:rsidDel="00E665D9">
          <w:rPr>
            <w:rFonts w:ascii="Times New Roman" w:hAnsi="Times New Roman" w:cs="Times New Roman"/>
            <w:sz w:val="24"/>
            <w:szCs w:val="24"/>
          </w:rPr>
          <w:delText>.</w:delText>
        </w:r>
      </w:del>
      <w:r w:rsidRPr="001E6C27">
        <w:rPr>
          <w:rFonts w:ascii="Times New Roman" w:hAnsi="Times New Roman" w:cs="Times New Roman"/>
          <w:sz w:val="24"/>
          <w:szCs w:val="24"/>
        </w:rPr>
        <w:t xml:space="preserve"> </w:t>
      </w:r>
      <w:del w:id="151" w:author="Mohammad Nayeem Hasan" w:date="2023-04-20T15:48:00Z">
        <w:r w:rsidRPr="001E6C27" w:rsidDel="00E665D9">
          <w:rPr>
            <w:rFonts w:ascii="Times New Roman" w:hAnsi="Times New Roman" w:cs="Times New Roman"/>
            <w:sz w:val="24"/>
            <w:szCs w:val="24"/>
          </w:rPr>
          <w:delText xml:space="preserve"> </w:delText>
        </w:r>
      </w:del>
      <w:r w:rsidRPr="001E6C27">
        <w:rPr>
          <w:rFonts w:ascii="Times New Roman" w:hAnsi="Times New Roman" w:cs="Times New Roman"/>
          <w:sz w:val="24"/>
          <w:szCs w:val="24"/>
        </w:rPr>
        <w:t xml:space="preserve">and </w:t>
      </w:r>
      <w:ins w:id="152" w:author="Mohammad Nayeem Hasan" w:date="2023-04-21T04:46:00Z">
        <w:r w:rsidR="008D5B3D">
          <w:rPr>
            <w:rFonts w:ascii="Times New Roman" w:hAnsi="Times New Roman" w:cs="Times New Roman"/>
            <w:sz w:val="24"/>
            <w:szCs w:val="24"/>
          </w:rPr>
          <w:t xml:space="preserve">the </w:t>
        </w:r>
      </w:ins>
      <w:r w:rsidRPr="001E6C27">
        <w:rPr>
          <w:rFonts w:ascii="Times New Roman" w:hAnsi="Times New Roman" w:cs="Times New Roman"/>
          <w:sz w:val="24"/>
          <w:szCs w:val="24"/>
        </w:rPr>
        <w:t>dog population was estimated using the 'Capture-mark-recapture' method</w:t>
      </w:r>
      <w:r>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&lt;EndNote&gt;&lt;Cite&gt;&lt;Author&gt;Tenzin&lt;/Author&gt;&lt;Year&gt;2015&lt;/Year&gt;&lt;RecNum&gt;35&lt;/RecNum&gt;&lt;DisplayText&gt;&lt;style face="superscript"&gt;32&lt;/style&gt;&lt;/DisplayText&gt;&lt;record&gt;&lt;rec-number&gt;35&lt;/rec-number&gt;&lt;foreign-keys&gt;&lt;key app="EN" db-id="9rvarrapvs2dxme9r0pppzfct9v22rx5ett9" timestamp="1679844081"&gt;35&lt;/key&gt;&lt;/foreign-keys&gt;&lt;ref-type name="Journal Article"&gt;17&lt;/ref-type&gt;&lt;contributors&gt;&lt;authors&gt;&lt;author&gt;Tenzin, Tenzin&lt;/author&gt;&lt;author&gt;Ahmed, Rubaiya&lt;/author&gt;&lt;author&gt;Debnath, Nitish C&lt;/author&gt;&lt;author&gt;Ahmed, Garba&lt;/author&gt;&lt;author&gt;Yamage, Mat&lt;/author&gt;&lt;/authors&gt;&lt;/contributors&gt;&lt;titles&gt;&lt;title&gt;Free-roaming dog population estimation and status of the dog population management and rabies control program in Dhaka City, Bangladesh&lt;/title&gt;&lt;secondary-title&gt;PLoS neglected tropical diseases&lt;/secondary-title&gt;&lt;/titles&gt;&lt;periodical&gt;&lt;full-title&gt;PLoS neglected tropical diseases&lt;/full-title&gt;&lt;/periodical&gt;&lt;pages&gt;e0003784&lt;/pages&gt;&lt;volume&gt;9&lt;/volume&gt;&lt;number&gt;5&lt;/number&gt;&lt;dates&gt;&lt;year&gt;2015&lt;/year&gt;&lt;/dates&gt;&lt;isbn&gt;1935-2735&lt;/isbn&gt;&lt;urls&gt;&lt;/urls&gt;&lt;/record&gt;&lt;/Cite&gt;&lt;/EndNote&gt;</w:instrText>
      </w:r>
      <w:r>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32</w:t>
      </w:r>
      <w:r>
        <w:rPr>
          <w:rFonts w:ascii="Times New Roman" w:hAnsi="Times New Roman" w:cs="Times New Roman"/>
          <w:sz w:val="24"/>
          <w:szCs w:val="24"/>
        </w:rPr>
        <w:fldChar w:fldCharType="end"/>
      </w:r>
      <w:r w:rsidRPr="001E6C27">
        <w:rPr>
          <w:rFonts w:ascii="Times New Roman" w:hAnsi="Times New Roman" w:cs="Times New Roman"/>
          <w:sz w:val="24"/>
          <w:szCs w:val="24"/>
        </w:rPr>
        <w:t xml:space="preserve">. </w:t>
      </w:r>
    </w:p>
    <w:p w14:paraId="196E10B1" w14:textId="77777777" w:rsidR="00A5285A" w:rsidRPr="001E6C27" w:rsidRDefault="00A5285A" w:rsidP="00A5285A">
      <w:pPr>
        <w:spacing w:after="0" w:line="360" w:lineRule="auto"/>
        <w:rPr>
          <w:rFonts w:ascii="Times New Roman" w:hAnsi="Times New Roman" w:cs="Times New Roman"/>
          <w:sz w:val="24"/>
          <w:szCs w:val="24"/>
        </w:rPr>
      </w:pPr>
    </w:p>
    <w:p w14:paraId="48132D9B" w14:textId="761BB52D" w:rsidR="00E665D9" w:rsidRPr="001E6C27" w:rsidDel="00E665D9" w:rsidRDefault="00A5285A" w:rsidP="00A5285A">
      <w:pPr>
        <w:widowControl w:val="0"/>
        <w:spacing w:line="360" w:lineRule="auto"/>
        <w:rPr>
          <w:del w:id="153" w:author="Mohammad Nayeem Hasan" w:date="2023-04-20T15:51:00Z"/>
          <w:rFonts w:ascii="Times New Roman" w:hAnsi="Times New Roman" w:cs="Times New Roman"/>
          <w:sz w:val="24"/>
          <w:szCs w:val="24"/>
        </w:rPr>
      </w:pPr>
      <w:r w:rsidRPr="001E6C27">
        <w:rPr>
          <w:rFonts w:ascii="Times New Roman" w:hAnsi="Times New Roman" w:cs="Times New Roman"/>
          <w:sz w:val="24"/>
          <w:szCs w:val="24"/>
        </w:rPr>
        <w:t>Lincoln—Petersen’s formula with Chapman’s correction</w:t>
      </w:r>
      <w:r>
        <w:rPr>
          <w:rFonts w:ascii="Times New Roman" w:hAnsi="Times New Roman" w:cs="Times New Roman"/>
          <w:sz w:val="24"/>
          <w:szCs w:val="24"/>
        </w:rPr>
        <w:t xml:space="preserve"> was used to</w:t>
      </w:r>
      <w:ins w:id="154" w:author="Mohammad Nayeem Hasan" w:date="2023-04-21T04:47:00Z">
        <w:r w:rsidR="008D5B3D">
          <w:rPr>
            <w:rFonts w:ascii="Times New Roman" w:hAnsi="Times New Roman" w:cs="Times New Roman"/>
            <w:sz w:val="24"/>
            <w:szCs w:val="24"/>
          </w:rPr>
          <w:t xml:space="preserve"> </w:t>
        </w:r>
      </w:ins>
      <w:del w:id="155" w:author="Mohammad Nayeem Hasan" w:date="2023-04-21T04:46:00Z">
        <w:r w:rsidDel="008D5B3D">
          <w:rPr>
            <w:rFonts w:ascii="Times New Roman" w:hAnsi="Times New Roman" w:cs="Times New Roman"/>
            <w:sz w:val="24"/>
            <w:szCs w:val="24"/>
          </w:rPr>
          <w:delText xml:space="preserve"> </w:delText>
        </w:r>
      </w:del>
      <w:r>
        <w:rPr>
          <w:rFonts w:ascii="Times New Roman" w:hAnsi="Times New Roman" w:cs="Times New Roman"/>
          <w:sz w:val="24"/>
          <w:szCs w:val="24"/>
        </w:rPr>
        <w:t>estimate the</w:t>
      </w:r>
      <w:r w:rsidRPr="001E6C27">
        <w:rPr>
          <w:rFonts w:ascii="Times New Roman" w:hAnsi="Times New Roman" w:cs="Times New Roman"/>
          <w:sz w:val="24"/>
          <w:szCs w:val="24"/>
        </w:rPr>
        <w:t xml:space="preserve"> dog population estimation:</w:t>
      </w:r>
      <w:bookmarkStart w:id="156" w:name="_Hlk132898769"/>
      <w:ins w:id="157" w:author="Mohammad Nayeem Hasan" w:date="2023-04-21T04:50:00Z">
        <w:r w:rsidR="00135481">
          <w:rPr>
            <w:rFonts w:ascii="Times New Roman" w:hAnsi="Times New Roman" w:cs="Times New Roman"/>
            <w:sz w:val="24"/>
            <w:szCs w:val="24"/>
          </w:rPr>
          <w:t xml:space="preserve"> </w:t>
        </w:r>
      </w:ins>
      <m:oMath>
        <m:r>
          <w:ins w:id="158" w:author="Mohammad Nayeem Hasan" w:date="2023-04-20T15:49:00Z">
            <w:rPr>
              <w:rFonts w:ascii="Cambria Math" w:hAnsi="Cambria Math" w:cs="Times New Roman"/>
              <w:sz w:val="24"/>
              <w:szCs w:val="24"/>
            </w:rPr>
            <m:t>N=</m:t>
          </w:ins>
        </m:r>
        <m:r>
          <w:ins w:id="159" w:author="Mohammad Nayeem Hasan" w:date="2023-04-20T15:50:00Z">
            <w:rPr>
              <w:rFonts w:ascii="Cambria Math" w:hAnsi="Cambria Math" w:cs="Times New Roman"/>
              <w:sz w:val="24"/>
              <w:szCs w:val="24"/>
            </w:rPr>
            <m:t>[</m:t>
          </w:ins>
        </m:r>
        <m:f>
          <m:fPr>
            <m:ctrlPr>
              <w:ins w:id="160" w:author="Mohammad Nayeem Hasan" w:date="2023-04-20T15:49:00Z">
                <w:rPr>
                  <w:rFonts w:ascii="Cambria Math" w:hAnsi="Cambria Math" w:cs="Times New Roman"/>
                  <w:i/>
                  <w:sz w:val="24"/>
                  <w:szCs w:val="24"/>
                </w:rPr>
              </w:ins>
            </m:ctrlPr>
          </m:fPr>
          <m:num>
            <m:r>
              <w:ins w:id="161" w:author="Mohammad Nayeem Hasan" w:date="2023-04-20T15:50:00Z">
                <w:rPr>
                  <w:rFonts w:ascii="Cambria Math" w:hAnsi="Cambria Math" w:cs="Times New Roman"/>
                  <w:sz w:val="24"/>
                  <w:szCs w:val="24"/>
                </w:rPr>
                <m:t>(</m:t>
              </w:ins>
            </m:r>
            <m:sSub>
              <m:sSubPr>
                <m:ctrlPr>
                  <w:ins w:id="162" w:author="Mohammad Nayeem Hasan" w:date="2023-04-20T15:50:00Z">
                    <w:rPr>
                      <w:rFonts w:ascii="Cambria Math" w:hAnsi="Cambria Math" w:cs="Times New Roman"/>
                      <w:i/>
                      <w:sz w:val="24"/>
                      <w:szCs w:val="24"/>
                    </w:rPr>
                  </w:ins>
                </m:ctrlPr>
              </m:sSubPr>
              <m:e>
                <m:r>
                  <w:ins w:id="163" w:author="Mohammad Nayeem Hasan" w:date="2023-04-20T15:50:00Z">
                    <w:rPr>
                      <w:rFonts w:ascii="Cambria Math" w:hAnsi="Cambria Math" w:cs="Times New Roman"/>
                      <w:sz w:val="24"/>
                      <w:szCs w:val="24"/>
                    </w:rPr>
                    <m:t>n</m:t>
                  </w:ins>
                </m:r>
              </m:e>
              <m:sub>
                <m:r>
                  <w:ins w:id="164" w:author="Mohammad Nayeem Hasan" w:date="2023-04-20T15:50:00Z">
                    <w:rPr>
                      <w:rFonts w:ascii="Cambria Math" w:hAnsi="Cambria Math" w:cs="Times New Roman"/>
                      <w:sz w:val="24"/>
                      <w:szCs w:val="24"/>
                    </w:rPr>
                    <m:t>1</m:t>
                  </w:ins>
                </m:r>
              </m:sub>
            </m:sSub>
            <m:r>
              <w:ins w:id="165" w:author="Mohammad Nayeem Hasan" w:date="2023-04-20T15:50:00Z">
                <w:rPr>
                  <w:rFonts w:ascii="Cambria Math" w:hAnsi="Cambria Math" w:cs="Times New Roman"/>
                  <w:sz w:val="24"/>
                  <w:szCs w:val="24"/>
                </w:rPr>
                <m:t>+1)(</m:t>
              </w:ins>
            </m:r>
            <m:sSub>
              <m:sSubPr>
                <m:ctrlPr>
                  <w:ins w:id="166" w:author="Mohammad Nayeem Hasan" w:date="2023-04-20T15:50:00Z">
                    <w:rPr>
                      <w:rFonts w:ascii="Cambria Math" w:hAnsi="Cambria Math" w:cs="Times New Roman"/>
                      <w:i/>
                      <w:sz w:val="24"/>
                      <w:szCs w:val="24"/>
                    </w:rPr>
                  </w:ins>
                </m:ctrlPr>
              </m:sSubPr>
              <m:e>
                <m:r>
                  <w:ins w:id="167" w:author="Mohammad Nayeem Hasan" w:date="2023-04-20T15:50:00Z">
                    <w:rPr>
                      <w:rFonts w:ascii="Cambria Math" w:hAnsi="Cambria Math" w:cs="Times New Roman"/>
                      <w:sz w:val="24"/>
                      <w:szCs w:val="24"/>
                    </w:rPr>
                    <m:t>n</m:t>
                  </w:ins>
                </m:r>
              </m:e>
              <m:sub>
                <m:r>
                  <w:ins w:id="168" w:author="Mohammad Nayeem Hasan" w:date="2023-04-20T15:50:00Z">
                    <w:rPr>
                      <w:rFonts w:ascii="Cambria Math" w:hAnsi="Cambria Math" w:cs="Times New Roman"/>
                      <w:sz w:val="24"/>
                      <w:szCs w:val="24"/>
                    </w:rPr>
                    <m:t>2</m:t>
                  </w:ins>
                </m:r>
              </m:sub>
            </m:sSub>
            <m:r>
              <w:ins w:id="169" w:author="Mohammad Nayeem Hasan" w:date="2023-04-20T15:50:00Z">
                <w:rPr>
                  <w:rFonts w:ascii="Cambria Math" w:hAnsi="Cambria Math" w:cs="Times New Roman"/>
                  <w:sz w:val="24"/>
                  <w:szCs w:val="24"/>
                </w:rPr>
                <m:t>+1)</m:t>
              </w:ins>
            </m:r>
          </m:num>
          <m:den>
            <m:r>
              <w:ins w:id="170" w:author="Mohammad Nayeem Hasan" w:date="2023-04-20T15:50:00Z">
                <w:rPr>
                  <w:rFonts w:ascii="Cambria Math" w:hAnsi="Cambria Math" w:cs="Times New Roman"/>
                  <w:sz w:val="24"/>
                  <w:szCs w:val="24"/>
                </w:rPr>
                <m:t>(m+1)</m:t>
              </w:ins>
            </m:r>
          </m:den>
        </m:f>
      </m:oMath>
      <w:ins w:id="171" w:author="Mohammad Nayeem Hasan" w:date="2023-04-20T15:50:00Z">
        <w:r w:rsidR="00E665D9">
          <w:rPr>
            <w:rFonts w:ascii="Times New Roman" w:eastAsiaTheme="minorEastAsia" w:hAnsi="Times New Roman" w:cs="Times New Roman"/>
            <w:sz w:val="24"/>
            <w:szCs w:val="24"/>
          </w:rPr>
          <w:t>]</w:t>
        </w:r>
      </w:ins>
      <w:ins w:id="172" w:author="Mohammad Nayeem Hasan" w:date="2023-04-20T15:51:00Z">
        <w:r w:rsidR="00E665D9">
          <w:rPr>
            <w:rFonts w:ascii="Times New Roman" w:eastAsiaTheme="minorEastAsia" w:hAnsi="Times New Roman" w:cs="Times New Roman"/>
            <w:sz w:val="24"/>
            <w:szCs w:val="24"/>
          </w:rPr>
          <w:t xml:space="preserve"> – 1 ……………… (1)</w:t>
        </w:r>
      </w:ins>
    </w:p>
    <w:p w14:paraId="769BEC1F" w14:textId="6F986D57" w:rsidR="00A5285A" w:rsidRPr="001E6C27" w:rsidRDefault="00E665D9">
      <w:pPr>
        <w:widowControl w:val="0"/>
        <w:spacing w:line="360" w:lineRule="auto"/>
        <w:rPr>
          <w:rStyle w:val="note2"/>
          <w:rFonts w:ascii="Times New Roman" w:hAnsi="Times New Roman"/>
          <w:color w:val="auto"/>
          <w:sz w:val="24"/>
          <w:szCs w:val="24"/>
          <w:lang w:val="en"/>
        </w:rPr>
        <w:pPrChange w:id="173" w:author="Mohammad Nayeem Hasan" w:date="2023-04-20T15:51:00Z">
          <w:pPr>
            <w:pStyle w:val="NormalWeb"/>
            <w:spacing w:line="360" w:lineRule="auto"/>
          </w:pPr>
        </w:pPrChange>
      </w:pPr>
      <w:bookmarkStart w:id="174" w:name="pntd.0003784.e001"/>
      <w:bookmarkEnd w:id="174"/>
      <w:ins w:id="175" w:author="Mohammad Nayeem Hasan" w:date="2023-04-20T15:51:00Z">
        <w:r w:rsidRPr="001E6C27" w:rsidDel="00E665D9">
          <w:rPr>
            <w:noProof/>
          </w:rPr>
          <w:t xml:space="preserve"> </w:t>
        </w:r>
      </w:ins>
      <w:bookmarkEnd w:id="156"/>
      <w:del w:id="176" w:author="Mohammad Nayeem Hasan" w:date="2023-04-20T15:51:00Z">
        <w:r w:rsidR="00A5285A" w:rsidRPr="001E6C27" w:rsidDel="00E665D9">
          <w:rPr>
            <w:noProof/>
          </w:rPr>
          <w:drawing>
            <wp:inline distT="0" distB="0" distL="0" distR="0" wp14:anchorId="3C4CC2C5" wp14:editId="67D8DCA0">
              <wp:extent cx="1708150" cy="379730"/>
              <wp:effectExtent l="0" t="0" r="6350" b="1270"/>
              <wp:docPr id="5" name="Picture 5" descr="http://journals.plos.org/plosntds/article/file?type=thumbnail&amp;id=info:doi/10.1371/journal.pntd.0003784.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ournals.plos.org/plosntds/article/file?type=thumbnail&amp;id=info:doi/10.1371/journal.pntd.0003784.e0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8150" cy="379730"/>
                      </a:xfrm>
                      <a:prstGeom prst="rect">
                        <a:avLst/>
                      </a:prstGeom>
                      <a:noFill/>
                      <a:ln>
                        <a:noFill/>
                      </a:ln>
                    </pic:spPr>
                  </pic:pic>
                </a:graphicData>
              </a:graphic>
            </wp:inline>
          </w:drawing>
        </w:r>
        <w:r w:rsidR="00A5285A" w:rsidRPr="001E6C27" w:rsidDel="00E665D9">
          <w:rPr>
            <w:rStyle w:val="note2"/>
            <w:rFonts w:ascii="Times New Roman" w:hAnsi="Times New Roman"/>
            <w:color w:val="auto"/>
            <w:sz w:val="24"/>
            <w:szCs w:val="24"/>
            <w:lang w:val="en"/>
            <w:specVanish w:val="0"/>
          </w:rPr>
          <w:delText>(1)</w:delText>
        </w:r>
      </w:del>
    </w:p>
    <w:p w14:paraId="56BE62BD" w14:textId="77777777" w:rsidR="00A5285A" w:rsidRPr="001E6C27" w:rsidRDefault="00A5285A" w:rsidP="00A5285A">
      <w:pPr>
        <w:pStyle w:val="NormalWeb"/>
        <w:spacing w:line="360" w:lineRule="auto"/>
        <w:rPr>
          <w:rFonts w:ascii="Times New Roman" w:hAnsi="Times New Roman"/>
          <w:lang w:val="en"/>
        </w:rPr>
      </w:pPr>
      <w:r w:rsidRPr="001E6C27">
        <w:rPr>
          <w:rFonts w:ascii="Times New Roman" w:hAnsi="Times New Roman"/>
          <w:lang w:val="en"/>
        </w:rPr>
        <w:t xml:space="preserve">where, </w:t>
      </w:r>
      <w:r w:rsidRPr="001E6C27">
        <w:rPr>
          <w:rFonts w:ascii="Times New Roman" w:hAnsi="Times New Roman"/>
          <w:b/>
          <w:bCs/>
          <w:lang w:val="en"/>
        </w:rPr>
        <w:t>n</w:t>
      </w:r>
      <w:r w:rsidRPr="001E6C27">
        <w:rPr>
          <w:rFonts w:ascii="Times New Roman" w:hAnsi="Times New Roman"/>
          <w:lang w:val="en"/>
        </w:rPr>
        <w:t xml:space="preserve"> is the estimate of the total population size, </w:t>
      </w:r>
      <w:r w:rsidRPr="001E6C27">
        <w:rPr>
          <w:rFonts w:ascii="Times New Roman" w:hAnsi="Times New Roman"/>
          <w:b/>
          <w:bCs/>
          <w:lang w:val="en"/>
        </w:rPr>
        <w:t>n</w:t>
      </w:r>
      <w:r w:rsidRPr="001E6C27">
        <w:rPr>
          <w:rStyle w:val="Emphasis"/>
          <w:rFonts w:ascii="Times New Roman" w:hAnsi="Times New Roman"/>
          <w:b/>
          <w:bCs/>
          <w:color w:val="auto"/>
          <w:vertAlign w:val="subscript"/>
          <w:lang w:val="en"/>
        </w:rPr>
        <w:t>1</w:t>
      </w:r>
      <w:r w:rsidRPr="001E6C27">
        <w:rPr>
          <w:rFonts w:ascii="Times New Roman" w:hAnsi="Times New Roman"/>
          <w:lang w:val="en"/>
        </w:rPr>
        <w:t xml:space="preserve"> is the total number of animals sighted on day 1, </w:t>
      </w:r>
      <w:r w:rsidRPr="001E6C27">
        <w:rPr>
          <w:rFonts w:ascii="Times New Roman" w:hAnsi="Times New Roman"/>
          <w:b/>
          <w:bCs/>
          <w:lang w:val="en"/>
        </w:rPr>
        <w:t>n</w:t>
      </w:r>
      <w:r w:rsidRPr="001E6C27">
        <w:rPr>
          <w:rStyle w:val="Emphasis"/>
          <w:rFonts w:ascii="Times New Roman" w:hAnsi="Times New Roman"/>
          <w:b/>
          <w:bCs/>
          <w:color w:val="auto"/>
          <w:vertAlign w:val="subscript"/>
          <w:lang w:val="en"/>
        </w:rPr>
        <w:t>2</w:t>
      </w:r>
      <w:r w:rsidRPr="001E6C27">
        <w:rPr>
          <w:rFonts w:ascii="Times New Roman" w:hAnsi="Times New Roman"/>
          <w:lang w:val="en"/>
        </w:rPr>
        <w:t xml:space="preserve"> is the total number of animals sighted on day 2, and </w:t>
      </w:r>
      <w:r w:rsidRPr="001E6C27">
        <w:rPr>
          <w:rFonts w:ascii="Times New Roman" w:hAnsi="Times New Roman"/>
          <w:b/>
          <w:bCs/>
          <w:lang w:val="en"/>
        </w:rPr>
        <w:t>m</w:t>
      </w:r>
      <w:r w:rsidRPr="001E6C27">
        <w:rPr>
          <w:rFonts w:ascii="Times New Roman" w:hAnsi="Times New Roman"/>
          <w:lang w:val="en"/>
        </w:rPr>
        <w:t xml:space="preserve"> is the number of marked animals on day 1 that were sighted on day 2.</w:t>
      </w:r>
      <w:bookmarkStart w:id="177" w:name="article1.body1.sec2.sec2.p5"/>
      <w:bookmarkEnd w:id="177"/>
    </w:p>
    <w:p w14:paraId="60DEC1B4" w14:textId="1F85471B" w:rsidR="00A5285A" w:rsidRDefault="00A5285A" w:rsidP="00A5285A">
      <w:pPr>
        <w:pStyle w:val="NormalWeb"/>
        <w:spacing w:line="360" w:lineRule="auto"/>
        <w:rPr>
          <w:ins w:id="178" w:author="Mohammad Nayeem Hasan" w:date="2023-04-20T15:51:00Z"/>
          <w:rFonts w:ascii="Times New Roman" w:hAnsi="Times New Roman"/>
          <w:lang w:val="en"/>
        </w:rPr>
      </w:pPr>
      <w:proofErr w:type="spellStart"/>
      <w:r w:rsidRPr="001E6C27">
        <w:rPr>
          <w:rFonts w:ascii="Times New Roman" w:hAnsi="Times New Roman"/>
          <w:lang w:val="en"/>
        </w:rPr>
        <w:t>Seber's</w:t>
      </w:r>
      <w:proofErr w:type="spellEnd"/>
      <w:r w:rsidRPr="001E6C27">
        <w:rPr>
          <w:rFonts w:ascii="Times New Roman" w:hAnsi="Times New Roman"/>
          <w:lang w:val="en"/>
        </w:rPr>
        <w:t xml:space="preserve"> formula</w:t>
      </w:r>
      <w:bookmarkStart w:id="179" w:name="pntd.0003784.e002"/>
      <w:bookmarkEnd w:id="179"/>
      <w:r>
        <w:rPr>
          <w:rFonts w:ascii="Times New Roman" w:hAnsi="Times New Roman"/>
          <w:lang w:val="en"/>
        </w:rPr>
        <w:t xml:space="preserve"> was used to estimate an </w:t>
      </w:r>
      <w:r w:rsidRPr="001E6C27">
        <w:rPr>
          <w:rFonts w:ascii="Times New Roman" w:hAnsi="Times New Roman"/>
          <w:lang w:val="en"/>
        </w:rPr>
        <w:t xml:space="preserve">approximately unbiased variance of </w:t>
      </w:r>
      <w:r w:rsidRPr="001E6C27">
        <w:rPr>
          <w:rStyle w:val="Emphasis"/>
          <w:rFonts w:ascii="Times New Roman" w:hAnsi="Times New Roman"/>
          <w:color w:val="auto"/>
          <w:lang w:val="en"/>
        </w:rPr>
        <w:t>N</w:t>
      </w:r>
      <w:r>
        <w:rPr>
          <w:rFonts w:ascii="Times New Roman" w:hAnsi="Times New Roman"/>
          <w:lang w:val="en"/>
        </w:rPr>
        <w:fldChar w:fldCharType="begin"/>
      </w:r>
      <w:r w:rsidR="00F35429">
        <w:rPr>
          <w:rFonts w:ascii="Times New Roman" w:hAnsi="Times New Roman"/>
          <w:lang w:val="en"/>
        </w:rPr>
        <w:instrText xml:space="preserve"> ADDIN EN.CITE &lt;EndNote&gt;&lt;Cite&gt;&lt;Author&gt;Seber&lt;/Author&gt;&lt;Year&gt;1970&lt;/Year&gt;&lt;RecNum&gt;36&lt;/RecNum&gt;&lt;DisplayText&gt;&lt;style face="superscript"&gt;33&lt;/style&gt;&lt;/DisplayText&gt;&lt;record&gt;&lt;rec-number&gt;36&lt;/rec-number&gt;&lt;foreign-keys&gt;&lt;key app="EN" db-id="9rvarrapvs2dxme9r0pppzfct9v22rx5ett9" timestamp="1679844317"&gt;36&lt;/key&gt;&lt;/foreign-keys&gt;&lt;ref-type name="Journal Article"&gt;17&lt;/ref-type&gt;&lt;contributors&gt;&lt;authors&gt;&lt;author&gt;Seber, GAF&lt;/author&gt;&lt;/authors&gt;&lt;/contributors&gt;&lt;titles&gt;&lt;title&gt;The effects of trap response on tag recapture estimates&lt;/title&gt;&lt;secondary-title&gt;Biometrics&lt;/secondary-title&gt;&lt;/titles&gt;&lt;periodical&gt;&lt;full-title&gt;Biometrics&lt;/full-title&gt;&lt;/periodical&gt;&lt;pages&gt;13-22&lt;/pages&gt;&lt;dates&gt;&lt;year&gt;1970&lt;/year&gt;&lt;/dates&gt;&lt;isbn&gt;0006-341X&lt;/isbn&gt;&lt;urls&gt;&lt;/urls&gt;&lt;/record&gt;&lt;/Cite&gt;&lt;Cite&gt;&lt;Author&gt;Seber&lt;/Author&gt;&lt;Year&gt;1970&lt;/Year&gt;&lt;RecNum&gt;36&lt;/RecNum&gt;&lt;record&gt;&lt;rec-number&gt;36&lt;/rec-number&gt;&lt;foreign-keys&gt;&lt;key app="EN" db-id="9rvarrapvs2dxme9r0pppzfct9v22rx5ett9" timestamp="1679844317"&gt;36&lt;/key&gt;&lt;/foreign-keys&gt;&lt;ref-type name="Journal Article"&gt;17&lt;/ref-type&gt;&lt;contributors&gt;&lt;authors&gt;&lt;author&gt;Seber, GAF&lt;/author&gt;&lt;/authors&gt;&lt;/contributors&gt;&lt;titles&gt;&lt;title&gt;The effects of trap response on tag recapture estimates&lt;/title&gt;&lt;secondary-title&gt;Biometrics&lt;/secondary-title&gt;&lt;/titles&gt;&lt;periodical&gt;&lt;full-title&gt;Biometrics&lt;/full-title&gt;&lt;/periodical&gt;&lt;pages&gt;13-22&lt;/pages&gt;&lt;dates&gt;&lt;year&gt;1970&lt;/year&gt;&lt;/dates&gt;&lt;isbn&gt;0006-341X&lt;/isbn&gt;&lt;urls&gt;&lt;/urls&gt;&lt;/record&gt;&lt;/Cite&gt;&lt;/EndNote&gt;</w:instrText>
      </w:r>
      <w:r>
        <w:rPr>
          <w:rFonts w:ascii="Times New Roman" w:hAnsi="Times New Roman"/>
          <w:lang w:val="en"/>
        </w:rPr>
        <w:fldChar w:fldCharType="separate"/>
      </w:r>
      <w:r w:rsidR="00F35429" w:rsidRPr="00F35429">
        <w:rPr>
          <w:rFonts w:ascii="Times New Roman" w:hAnsi="Times New Roman"/>
          <w:noProof/>
          <w:vertAlign w:val="superscript"/>
          <w:lang w:val="en"/>
        </w:rPr>
        <w:t>33</w:t>
      </w:r>
      <w:r>
        <w:rPr>
          <w:rFonts w:ascii="Times New Roman" w:hAnsi="Times New Roman"/>
          <w:lang w:val="en"/>
        </w:rPr>
        <w:fldChar w:fldCharType="end"/>
      </w:r>
      <w:r w:rsidRPr="001E6C27">
        <w:rPr>
          <w:rFonts w:ascii="Times New Roman" w:hAnsi="Times New Roman"/>
          <w:lang w:val="en"/>
        </w:rPr>
        <w:t>.</w:t>
      </w:r>
    </w:p>
    <w:p w14:paraId="4DC3CE84" w14:textId="0ADDC9B3" w:rsidR="00E665D9" w:rsidRPr="001E6C27" w:rsidRDefault="00CC1892" w:rsidP="00A5285A">
      <w:pPr>
        <w:pStyle w:val="NormalWeb"/>
        <w:spacing w:line="360" w:lineRule="auto"/>
        <w:rPr>
          <w:rFonts w:ascii="Times New Roman" w:hAnsi="Times New Roman"/>
          <w:lang w:val="en"/>
        </w:rPr>
      </w:pPr>
      <m:oMath>
        <m:r>
          <w:ins w:id="180" w:author="Mohammad Nayeem Hasan" w:date="2023-04-20T16:01:00Z">
            <w:rPr>
              <w:rFonts w:ascii="Cambria Math" w:hAnsi="Cambria Math"/>
            </w:rPr>
            <m:t>var(</m:t>
          </w:ins>
        </m:r>
        <m:r>
          <w:ins w:id="181" w:author="Mohammad Nayeem Hasan" w:date="2023-04-20T15:51:00Z">
            <w:rPr>
              <w:rFonts w:ascii="Cambria Math" w:hAnsi="Cambria Math"/>
            </w:rPr>
            <m:t>N</m:t>
          </w:ins>
        </m:r>
        <m:r>
          <w:ins w:id="182" w:author="Mohammad Nayeem Hasan" w:date="2023-04-20T16:01:00Z">
            <w:rPr>
              <w:rFonts w:ascii="Cambria Math" w:hAnsi="Cambria Math"/>
            </w:rPr>
            <m:t>)</m:t>
          </w:ins>
        </m:r>
        <m:r>
          <w:ins w:id="183" w:author="Mohammad Nayeem Hasan" w:date="2023-04-20T15:51:00Z">
            <w:rPr>
              <w:rFonts w:ascii="Cambria Math" w:hAnsi="Cambria Math"/>
            </w:rPr>
            <m:t>=</m:t>
          </w:ins>
        </m:r>
        <m:d>
          <m:dPr>
            <m:begChr m:val="["/>
            <m:endChr m:val="]"/>
            <m:ctrlPr>
              <w:ins w:id="184" w:author="Mohammad Nayeem Hasan" w:date="2023-04-20T16:32:00Z">
                <w:rPr>
                  <w:rFonts w:ascii="Cambria Math" w:hAnsi="Cambria Math"/>
                  <w:i/>
                </w:rPr>
              </w:ins>
            </m:ctrlPr>
          </m:dPr>
          <m:e>
            <m:f>
              <m:fPr>
                <m:ctrlPr>
                  <w:ins w:id="185" w:author="Mohammad Nayeem Hasan" w:date="2023-04-20T16:32:00Z">
                    <w:rPr>
                      <w:rFonts w:ascii="Cambria Math" w:eastAsiaTheme="minorHAnsi" w:hAnsi="Cambria Math"/>
                      <w:i/>
                      <w:lang w:bidi="ar-SA"/>
                    </w:rPr>
                  </w:ins>
                </m:ctrlPr>
              </m:fPr>
              <m:num>
                <m:r>
                  <w:ins w:id="186" w:author="Mohammad Nayeem Hasan" w:date="2023-04-20T16:32:00Z">
                    <w:rPr>
                      <w:rFonts w:ascii="Cambria Math" w:hAnsi="Cambria Math"/>
                    </w:rPr>
                    <m:t>(</m:t>
                  </w:ins>
                </m:r>
                <m:sSub>
                  <m:sSubPr>
                    <m:ctrlPr>
                      <w:ins w:id="187" w:author="Mohammad Nayeem Hasan" w:date="2023-04-20T16:32:00Z">
                        <w:rPr>
                          <w:rFonts w:ascii="Cambria Math" w:eastAsiaTheme="minorHAnsi" w:hAnsi="Cambria Math"/>
                          <w:i/>
                          <w:lang w:bidi="ar-SA"/>
                        </w:rPr>
                      </w:ins>
                    </m:ctrlPr>
                  </m:sSubPr>
                  <m:e>
                    <m:r>
                      <w:ins w:id="188" w:author="Mohammad Nayeem Hasan" w:date="2023-04-20T16:32:00Z">
                        <w:rPr>
                          <w:rFonts w:ascii="Cambria Math" w:hAnsi="Cambria Math"/>
                        </w:rPr>
                        <m:t>n</m:t>
                      </w:ins>
                    </m:r>
                  </m:e>
                  <m:sub>
                    <m:r>
                      <w:ins w:id="189" w:author="Mohammad Nayeem Hasan" w:date="2023-04-20T16:32:00Z">
                        <w:rPr>
                          <w:rFonts w:ascii="Cambria Math" w:hAnsi="Cambria Math"/>
                        </w:rPr>
                        <m:t>1</m:t>
                      </w:ins>
                    </m:r>
                  </m:sub>
                </m:sSub>
                <m:r>
                  <w:ins w:id="190" w:author="Mohammad Nayeem Hasan" w:date="2023-04-20T16:32:00Z">
                    <w:rPr>
                      <w:rFonts w:ascii="Cambria Math" w:hAnsi="Cambria Math"/>
                    </w:rPr>
                    <m:t>+1)(</m:t>
                  </w:ins>
                </m:r>
                <m:sSub>
                  <m:sSubPr>
                    <m:ctrlPr>
                      <w:ins w:id="191" w:author="Mohammad Nayeem Hasan" w:date="2023-04-20T16:32:00Z">
                        <w:rPr>
                          <w:rFonts w:ascii="Cambria Math" w:eastAsiaTheme="minorHAnsi" w:hAnsi="Cambria Math"/>
                          <w:i/>
                          <w:lang w:bidi="ar-SA"/>
                        </w:rPr>
                      </w:ins>
                    </m:ctrlPr>
                  </m:sSubPr>
                  <m:e>
                    <m:r>
                      <w:ins w:id="192" w:author="Mohammad Nayeem Hasan" w:date="2023-04-20T16:32:00Z">
                        <w:rPr>
                          <w:rFonts w:ascii="Cambria Math" w:hAnsi="Cambria Math"/>
                        </w:rPr>
                        <m:t>n</m:t>
                      </w:ins>
                    </m:r>
                  </m:e>
                  <m:sub>
                    <m:r>
                      <w:ins w:id="193" w:author="Mohammad Nayeem Hasan" w:date="2023-04-20T16:32:00Z">
                        <w:rPr>
                          <w:rFonts w:ascii="Cambria Math" w:hAnsi="Cambria Math"/>
                        </w:rPr>
                        <m:t>2</m:t>
                      </w:ins>
                    </m:r>
                  </m:sub>
                </m:sSub>
                <m:r>
                  <w:ins w:id="194" w:author="Mohammad Nayeem Hasan" w:date="2023-04-20T16:32:00Z">
                    <w:rPr>
                      <w:rFonts w:ascii="Cambria Math" w:hAnsi="Cambria Math"/>
                    </w:rPr>
                    <m:t>+1)(</m:t>
                  </w:ins>
                </m:r>
                <m:sSub>
                  <m:sSubPr>
                    <m:ctrlPr>
                      <w:ins w:id="195" w:author="Mohammad Nayeem Hasan" w:date="2023-04-20T16:32:00Z">
                        <w:rPr>
                          <w:rFonts w:ascii="Cambria Math" w:eastAsiaTheme="minorHAnsi" w:hAnsi="Cambria Math"/>
                          <w:i/>
                          <w:lang w:bidi="ar-SA"/>
                        </w:rPr>
                      </w:ins>
                    </m:ctrlPr>
                  </m:sSubPr>
                  <m:e>
                    <m:r>
                      <w:ins w:id="196" w:author="Mohammad Nayeem Hasan" w:date="2023-04-20T16:32:00Z">
                        <w:rPr>
                          <w:rFonts w:ascii="Cambria Math" w:hAnsi="Cambria Math"/>
                        </w:rPr>
                        <m:t>n</m:t>
                      </w:ins>
                    </m:r>
                  </m:e>
                  <m:sub>
                    <m:r>
                      <w:ins w:id="197" w:author="Mohammad Nayeem Hasan" w:date="2023-04-20T16:32:00Z">
                        <w:rPr>
                          <w:rFonts w:ascii="Cambria Math" w:hAnsi="Cambria Math"/>
                        </w:rPr>
                        <m:t>1</m:t>
                      </w:ins>
                    </m:r>
                  </m:sub>
                </m:sSub>
                <m:r>
                  <w:ins w:id="198" w:author="Mohammad Nayeem Hasan" w:date="2023-04-20T16:32:00Z">
                    <w:rPr>
                      <w:rFonts w:ascii="Cambria Math" w:hAnsi="Cambria Math"/>
                    </w:rPr>
                    <m:t>-m)(</m:t>
                  </w:ins>
                </m:r>
                <m:sSub>
                  <m:sSubPr>
                    <m:ctrlPr>
                      <w:ins w:id="199" w:author="Mohammad Nayeem Hasan" w:date="2023-04-20T16:32:00Z">
                        <w:rPr>
                          <w:rFonts w:ascii="Cambria Math" w:eastAsiaTheme="minorHAnsi" w:hAnsi="Cambria Math"/>
                          <w:i/>
                          <w:lang w:bidi="ar-SA"/>
                        </w:rPr>
                      </w:ins>
                    </m:ctrlPr>
                  </m:sSubPr>
                  <m:e>
                    <m:r>
                      <w:ins w:id="200" w:author="Mohammad Nayeem Hasan" w:date="2023-04-20T16:32:00Z">
                        <w:rPr>
                          <w:rFonts w:ascii="Cambria Math" w:hAnsi="Cambria Math"/>
                        </w:rPr>
                        <m:t>n</m:t>
                      </w:ins>
                    </m:r>
                  </m:e>
                  <m:sub>
                    <m:r>
                      <w:ins w:id="201" w:author="Mohammad Nayeem Hasan" w:date="2023-04-20T16:32:00Z">
                        <w:rPr>
                          <w:rFonts w:ascii="Cambria Math" w:hAnsi="Cambria Math"/>
                        </w:rPr>
                        <m:t>2</m:t>
                      </w:ins>
                    </m:r>
                  </m:sub>
                </m:sSub>
                <m:r>
                  <w:ins w:id="202" w:author="Mohammad Nayeem Hasan" w:date="2023-04-20T16:32:00Z">
                    <w:rPr>
                      <w:rFonts w:ascii="Cambria Math" w:hAnsi="Cambria Math"/>
                    </w:rPr>
                    <m:t>-m)</m:t>
                  </w:ins>
                </m:r>
              </m:num>
              <m:den>
                <m:sSup>
                  <m:sSupPr>
                    <m:ctrlPr>
                      <w:ins w:id="203" w:author="Mohammad Nayeem Hasan" w:date="2023-04-20T16:32:00Z">
                        <w:rPr>
                          <w:rFonts w:ascii="Cambria Math" w:hAnsi="Cambria Math"/>
                          <w:i/>
                        </w:rPr>
                      </w:ins>
                    </m:ctrlPr>
                  </m:sSupPr>
                  <m:e>
                    <m:r>
                      <w:ins w:id="204" w:author="Mohammad Nayeem Hasan" w:date="2023-04-20T16:32:00Z">
                        <w:rPr>
                          <w:rFonts w:ascii="Cambria Math" w:hAnsi="Cambria Math"/>
                        </w:rPr>
                        <m:t>(m+1)</m:t>
                      </w:ins>
                    </m:r>
                  </m:e>
                  <m:sup>
                    <m:r>
                      <w:ins w:id="205" w:author="Mohammad Nayeem Hasan" w:date="2023-04-20T16:32:00Z">
                        <w:rPr>
                          <w:rFonts w:ascii="Cambria Math" w:hAnsi="Cambria Math"/>
                        </w:rPr>
                        <m:t>2</m:t>
                      </w:ins>
                    </m:r>
                  </m:sup>
                </m:sSup>
                <m:r>
                  <w:ins w:id="206" w:author="Mohammad Nayeem Hasan" w:date="2023-04-20T16:32:00Z">
                    <w:rPr>
                      <w:rFonts w:ascii="Cambria Math" w:hAnsi="Cambria Math"/>
                    </w:rPr>
                    <m:t>(m+2)</m:t>
                  </w:ins>
                </m:r>
              </m:den>
            </m:f>
          </m:e>
        </m:d>
      </m:oMath>
      <w:ins w:id="207" w:author="Mohammad Nayeem Hasan" w:date="2023-04-20T16:29:00Z">
        <w:r w:rsidR="003F156B">
          <w:rPr>
            <w:rFonts w:ascii="Times New Roman" w:eastAsiaTheme="minorEastAsia" w:hAnsi="Times New Roman"/>
          </w:rPr>
          <w:t xml:space="preserve"> …</w:t>
        </w:r>
      </w:ins>
      <w:ins w:id="208" w:author="Mohammad Nayeem Hasan" w:date="2023-04-20T15:51:00Z">
        <w:r w:rsidR="00E665D9">
          <w:rPr>
            <w:rFonts w:ascii="Times New Roman" w:eastAsiaTheme="minorEastAsia" w:hAnsi="Times New Roman"/>
          </w:rPr>
          <w:t>…………… (</w:t>
        </w:r>
      </w:ins>
      <w:ins w:id="209" w:author="Mohammad Nayeem Hasan" w:date="2023-04-20T16:01:00Z">
        <w:r>
          <w:rPr>
            <w:rFonts w:ascii="Times New Roman" w:eastAsiaTheme="minorEastAsia" w:hAnsi="Times New Roman"/>
          </w:rPr>
          <w:t>2</w:t>
        </w:r>
      </w:ins>
      <w:ins w:id="210" w:author="Mohammad Nayeem Hasan" w:date="2023-04-20T15:51:00Z">
        <w:r w:rsidR="00E665D9">
          <w:rPr>
            <w:rFonts w:ascii="Times New Roman" w:eastAsiaTheme="minorEastAsia" w:hAnsi="Times New Roman"/>
          </w:rPr>
          <w:t>)</w:t>
        </w:r>
      </w:ins>
    </w:p>
    <w:p w14:paraId="5CB9F673" w14:textId="7555BEA2" w:rsidR="00A5285A" w:rsidRPr="001E6C27" w:rsidDel="00CC1892" w:rsidRDefault="00A5285A" w:rsidP="00A5285A">
      <w:pPr>
        <w:pStyle w:val="NormalWeb"/>
        <w:spacing w:line="360" w:lineRule="auto"/>
        <w:rPr>
          <w:del w:id="211" w:author="Mohammad Nayeem Hasan" w:date="2023-04-20T16:01:00Z"/>
          <w:rStyle w:val="note2"/>
          <w:rFonts w:ascii="Times New Roman" w:hAnsi="Times New Roman"/>
          <w:b w:val="0"/>
          <w:bCs w:val="0"/>
          <w:color w:val="auto"/>
          <w:sz w:val="24"/>
          <w:szCs w:val="24"/>
          <w:lang w:val="en"/>
        </w:rPr>
      </w:pPr>
      <w:del w:id="212" w:author="Mohammad Nayeem Hasan" w:date="2023-04-20T16:01:00Z">
        <w:r w:rsidRPr="001E6C27" w:rsidDel="00CC1892">
          <w:rPr>
            <w:rFonts w:ascii="Times New Roman" w:hAnsi="Times New Roman"/>
            <w:noProof/>
          </w:rPr>
          <w:drawing>
            <wp:inline distT="0" distB="0" distL="0" distR="0" wp14:anchorId="0594D6E5" wp14:editId="3A04D0D4">
              <wp:extent cx="2786380" cy="474345"/>
              <wp:effectExtent l="0" t="0" r="0" b="1905"/>
              <wp:docPr id="4" name="Picture 4" descr="http://journals.plos.org/plosntds/article/file?type=thumbnail&amp;id=info:doi/10.1371/journal.pntd.0003784.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ournals.plos.org/plosntds/article/file?type=thumbnail&amp;id=info:doi/10.1371/journal.pntd.0003784.e0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380" cy="474345"/>
                      </a:xfrm>
                      <a:prstGeom prst="rect">
                        <a:avLst/>
                      </a:prstGeom>
                      <a:noFill/>
                      <a:ln>
                        <a:noFill/>
                      </a:ln>
                    </pic:spPr>
                  </pic:pic>
                </a:graphicData>
              </a:graphic>
            </wp:inline>
          </w:drawing>
        </w:r>
        <w:r w:rsidRPr="001E6C27" w:rsidDel="00CC1892">
          <w:rPr>
            <w:rStyle w:val="note2"/>
            <w:rFonts w:ascii="Times New Roman" w:hAnsi="Times New Roman"/>
            <w:color w:val="auto"/>
            <w:sz w:val="24"/>
            <w:szCs w:val="24"/>
            <w:lang w:val="en"/>
            <w:specVanish w:val="0"/>
          </w:rPr>
          <w:delText>(2)</w:delText>
        </w:r>
      </w:del>
    </w:p>
    <w:p w14:paraId="65306E5F" w14:textId="54CFA767" w:rsidR="00A5285A" w:rsidRPr="001E6C27" w:rsidRDefault="00A5285A" w:rsidP="00A5285A">
      <w:pPr>
        <w:pStyle w:val="NormalWeb"/>
        <w:spacing w:line="360" w:lineRule="auto"/>
        <w:rPr>
          <w:rFonts w:ascii="Times New Roman" w:hAnsi="Times New Roman"/>
          <w:lang w:val="en"/>
        </w:rPr>
      </w:pPr>
      <w:del w:id="213" w:author="Mohammad Nayeem Hasan" w:date="2023-04-21T04:48:00Z">
        <w:r w:rsidRPr="001E6C27" w:rsidDel="008D5B3D">
          <w:rPr>
            <w:rFonts w:ascii="Times New Roman" w:hAnsi="Times New Roman"/>
            <w:lang w:val="en"/>
          </w:rPr>
          <w:delText>And</w:delText>
        </w:r>
      </w:del>
      <w:ins w:id="214" w:author="Mohammad Nayeem Hasan" w:date="2023-04-21T04:48:00Z">
        <w:r w:rsidR="008D5B3D">
          <w:rPr>
            <w:rFonts w:ascii="Times New Roman" w:hAnsi="Times New Roman"/>
            <w:lang w:val="en"/>
          </w:rPr>
          <w:t>and</w:t>
        </w:r>
      </w:ins>
      <w:r w:rsidRPr="001E6C27">
        <w:rPr>
          <w:rFonts w:ascii="Times New Roman" w:hAnsi="Times New Roman"/>
          <w:lang w:val="en"/>
        </w:rPr>
        <w:t xml:space="preserve"> the 95% confidence interval for </w:t>
      </w:r>
      <w:r w:rsidRPr="001E6C27">
        <w:rPr>
          <w:rStyle w:val="Emphasis"/>
          <w:rFonts w:ascii="Times New Roman" w:hAnsi="Times New Roman"/>
          <w:color w:val="auto"/>
          <w:lang w:val="en"/>
        </w:rPr>
        <w:t>N</w:t>
      </w:r>
      <w:r w:rsidRPr="001E6C27">
        <w:rPr>
          <w:rFonts w:ascii="Times New Roman" w:hAnsi="Times New Roman"/>
          <w:lang w:val="en"/>
        </w:rPr>
        <w:t xml:space="preserve"> is estimated as: </w:t>
      </w:r>
      <w:bookmarkStart w:id="215" w:name="pntd.0003784.e003"/>
      <w:bookmarkEnd w:id="215"/>
    </w:p>
    <w:p w14:paraId="2FEE7A08" w14:textId="39B442A3" w:rsidR="003F156B" w:rsidRPr="001E6C27" w:rsidRDefault="00A5285A" w:rsidP="00A5285A">
      <w:pPr>
        <w:pStyle w:val="NormalWeb"/>
        <w:spacing w:line="360" w:lineRule="auto"/>
        <w:rPr>
          <w:rFonts w:ascii="Times New Roman" w:hAnsi="Times New Roman"/>
          <w:lang w:val="en"/>
        </w:rPr>
      </w:pPr>
      <w:del w:id="216" w:author="Mohammad Nayeem Hasan" w:date="2023-04-20T16:34:00Z">
        <w:r w:rsidRPr="001E6C27" w:rsidDel="003F156B">
          <w:rPr>
            <w:rFonts w:ascii="Times New Roman" w:hAnsi="Times New Roman"/>
            <w:noProof/>
            <w:lang w:bidi="ar-SA"/>
          </w:rPr>
          <w:drawing>
            <wp:inline distT="0" distB="0" distL="0" distR="0" wp14:anchorId="65CC3359" wp14:editId="65DAD178">
              <wp:extent cx="1207770" cy="207010"/>
              <wp:effectExtent l="0" t="0" r="0" b="2540"/>
              <wp:docPr id="3" name="Picture 3" descr="http://journals.plos.org/plosntds/article/file?type=thumbnail&amp;id=info:doi/10.1371/journal.pntd.0003784.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ournals.plos.org/plosntds/article/file?type=thumbnail&amp;id=info:doi/10.1371/journal.pntd.0003784.e0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7770" cy="207010"/>
                      </a:xfrm>
                      <a:prstGeom prst="rect">
                        <a:avLst/>
                      </a:prstGeom>
                      <a:noFill/>
                      <a:ln>
                        <a:noFill/>
                      </a:ln>
                    </pic:spPr>
                  </pic:pic>
                </a:graphicData>
              </a:graphic>
            </wp:inline>
          </w:drawing>
        </w:r>
        <w:r w:rsidRPr="001E6C27" w:rsidDel="003F156B">
          <w:rPr>
            <w:rStyle w:val="note2"/>
            <w:rFonts w:ascii="Times New Roman" w:hAnsi="Times New Roman"/>
            <w:color w:val="auto"/>
            <w:sz w:val="24"/>
            <w:szCs w:val="24"/>
            <w:lang w:val="en"/>
            <w:specVanish w:val="0"/>
          </w:rPr>
          <w:delText>(3)</w:delText>
        </w:r>
      </w:del>
      <m:oMath>
        <m:r>
          <w:ins w:id="217" w:author="Mohammad Nayeem Hasan" w:date="2023-04-20T16:30:00Z">
            <w:rPr>
              <w:rFonts w:ascii="Cambria Math" w:hAnsi="Cambria Math"/>
              <w:lang w:val="en"/>
            </w:rPr>
            <m:t>N</m:t>
          </w:ins>
        </m:r>
        <m:r>
          <w:ins w:id="218" w:author="Mohammad Nayeem Hasan" w:date="2023-04-20T16:31:00Z">
            <w:rPr>
              <w:rFonts w:ascii="Cambria Math" w:hAnsi="Cambria Math"/>
              <w:lang w:val="en"/>
            </w:rPr>
            <m:t xml:space="preserve">±1.965 </m:t>
          </w:ins>
        </m:r>
        <m:rad>
          <m:radPr>
            <m:degHide m:val="1"/>
            <m:ctrlPr>
              <w:ins w:id="219" w:author="Mohammad Nayeem Hasan" w:date="2023-04-20T16:31:00Z">
                <w:rPr>
                  <w:rFonts w:ascii="Cambria Math" w:hAnsi="Cambria Math"/>
                  <w:i/>
                  <w:lang w:val="en"/>
                </w:rPr>
              </w:ins>
            </m:ctrlPr>
          </m:radPr>
          <m:deg/>
          <m:e>
            <m:r>
              <w:ins w:id="220" w:author="Mohammad Nayeem Hasan" w:date="2023-04-20T16:31:00Z">
                <w:rPr>
                  <w:rFonts w:ascii="Cambria Math" w:hAnsi="Cambria Math"/>
                  <w:lang w:val="en"/>
                </w:rPr>
                <m:t>var(N)</m:t>
              </w:ins>
            </m:r>
          </m:e>
        </m:rad>
      </m:oMath>
      <w:ins w:id="221" w:author="Mohammad Nayeem Hasan" w:date="2023-04-20T16:34:00Z">
        <w:r w:rsidR="003F156B">
          <w:rPr>
            <w:rFonts w:ascii="Times New Roman" w:hAnsi="Times New Roman"/>
            <w:lang w:val="en"/>
          </w:rPr>
          <w:t>……………… (3)</w:t>
        </w:r>
      </w:ins>
    </w:p>
    <w:p w14:paraId="3FDC0595" w14:textId="77777777" w:rsidR="00A5285A" w:rsidRPr="001E6C27" w:rsidRDefault="00A5285A" w:rsidP="00A5285A">
      <w:pPr>
        <w:spacing w:after="0" w:line="360" w:lineRule="auto"/>
        <w:rPr>
          <w:rFonts w:ascii="Times New Roman" w:hAnsi="Times New Roman" w:cs="Times New Roman"/>
          <w:sz w:val="24"/>
          <w:szCs w:val="24"/>
        </w:rPr>
      </w:pPr>
    </w:p>
    <w:p w14:paraId="76CEFF7D" w14:textId="6EEAE944" w:rsidR="00A5285A" w:rsidRPr="001E6C27" w:rsidRDefault="00A5285A" w:rsidP="00A5285A">
      <w:pPr>
        <w:spacing w:after="0" w:line="360" w:lineRule="auto"/>
        <w:rPr>
          <w:rFonts w:ascii="Times New Roman" w:hAnsi="Times New Roman" w:cs="Times New Roman"/>
          <w:sz w:val="24"/>
          <w:szCs w:val="24"/>
          <w:shd w:val="clear" w:color="auto" w:fill="FFFFFF"/>
        </w:rPr>
      </w:pPr>
      <w:r w:rsidRPr="001E6C27">
        <w:rPr>
          <w:rFonts w:ascii="Times New Roman" w:hAnsi="Times New Roman" w:cs="Times New Roman"/>
          <w:sz w:val="24"/>
          <w:szCs w:val="24"/>
        </w:rPr>
        <w:t xml:space="preserve">Dog vaccination coverage for free-roaming dogs was estimated from the proportion of dogs counted after the vaccination campaign that </w:t>
      </w:r>
      <w:del w:id="222" w:author="Mohammad Nayeem Hasan" w:date="2023-04-21T04:48:00Z">
        <w:r w:rsidRPr="001E6C27" w:rsidDel="008D5B3D">
          <w:rPr>
            <w:rFonts w:ascii="Times New Roman" w:hAnsi="Times New Roman" w:cs="Times New Roman"/>
            <w:sz w:val="24"/>
            <w:szCs w:val="24"/>
          </w:rPr>
          <w:delText xml:space="preserve">were </w:delText>
        </w:r>
      </w:del>
      <w:ins w:id="223" w:author="Mohammad Nayeem Hasan" w:date="2023-04-21T04:48:00Z">
        <w:r w:rsidR="008D5B3D">
          <w:rPr>
            <w:rFonts w:ascii="Times New Roman" w:hAnsi="Times New Roman" w:cs="Times New Roman"/>
            <w:sz w:val="24"/>
            <w:szCs w:val="24"/>
          </w:rPr>
          <w:t>was</w:t>
        </w:r>
        <w:r w:rsidR="008D5B3D" w:rsidRPr="001E6C27">
          <w:rPr>
            <w:rFonts w:ascii="Times New Roman" w:hAnsi="Times New Roman" w:cs="Times New Roman"/>
            <w:sz w:val="24"/>
            <w:szCs w:val="24"/>
          </w:rPr>
          <w:t xml:space="preserve"> </w:t>
        </w:r>
      </w:ins>
      <w:r w:rsidRPr="001E6C27">
        <w:rPr>
          <w:rFonts w:ascii="Times New Roman" w:hAnsi="Times New Roman" w:cs="Times New Roman"/>
          <w:sz w:val="24"/>
          <w:szCs w:val="24"/>
        </w:rPr>
        <w:t>marked by vaccinators.</w:t>
      </w:r>
    </w:p>
    <w:p w14:paraId="7E2C60DB" w14:textId="77777777" w:rsidR="00A5285A" w:rsidRPr="001E6C27" w:rsidRDefault="00A5285A" w:rsidP="00A5285A">
      <w:pPr>
        <w:spacing w:after="0" w:line="360" w:lineRule="auto"/>
        <w:rPr>
          <w:rFonts w:ascii="Times New Roman" w:hAnsi="Times New Roman" w:cs="Times New Roman"/>
          <w:sz w:val="24"/>
          <w:szCs w:val="24"/>
          <w:shd w:val="clear" w:color="auto" w:fill="FFFFFF"/>
        </w:rPr>
      </w:pPr>
    </w:p>
    <w:p w14:paraId="078CBAE8" w14:textId="77777777" w:rsidR="00A5285A" w:rsidRPr="0015469B" w:rsidRDefault="00A5285A" w:rsidP="00A5285A">
      <w:pPr>
        <w:spacing w:after="0" w:line="360" w:lineRule="auto"/>
        <w:rPr>
          <w:rFonts w:ascii="Times New Roman" w:eastAsia="Times New Roman" w:hAnsi="Times New Roman" w:cs="Times New Roman"/>
          <w:i/>
          <w:iCs/>
          <w:sz w:val="24"/>
          <w:szCs w:val="24"/>
        </w:rPr>
      </w:pPr>
      <w:r w:rsidRPr="0015469B">
        <w:rPr>
          <w:rFonts w:ascii="Times New Roman" w:hAnsi="Times New Roman" w:cs="Times New Roman"/>
          <w:i/>
          <w:iCs/>
          <w:sz w:val="24"/>
          <w:szCs w:val="24"/>
        </w:rPr>
        <w:t>Time-Series Analysis</w:t>
      </w:r>
    </w:p>
    <w:p w14:paraId="3CEB07CF" w14:textId="1670E6A5" w:rsidR="00A5285A" w:rsidRPr="001E6C27" w:rsidRDefault="00A5285A" w:rsidP="00A5285A">
      <w:pPr>
        <w:spacing w:after="0" w:line="360" w:lineRule="auto"/>
        <w:rPr>
          <w:rFonts w:ascii="Times New Roman" w:hAnsi="Times New Roman" w:cs="Times New Roman"/>
          <w:sz w:val="24"/>
          <w:szCs w:val="24"/>
        </w:rPr>
      </w:pPr>
      <w:r w:rsidRPr="001E6C27">
        <w:rPr>
          <w:rFonts w:ascii="Times New Roman" w:eastAsia="Times New Roman" w:hAnsi="Times New Roman" w:cs="Times New Roman"/>
          <w:sz w:val="24"/>
          <w:szCs w:val="24"/>
        </w:rPr>
        <w:t xml:space="preserve">Any variable that is measured across time is potentially influenced by earlier observations, which is a key aspect of time-series analysis (autocorrelation). Time-series models use previous observations as the foundation for forecasting future behavior </w:t>
      </w:r>
      <w:del w:id="224" w:author="Mohammad Nayeem Hasan" w:date="2023-04-21T04:48:00Z">
        <w:r w:rsidRPr="001E6C27" w:rsidDel="008D5B3D">
          <w:rPr>
            <w:rFonts w:ascii="Times New Roman" w:eastAsia="Times New Roman" w:hAnsi="Times New Roman" w:cs="Times New Roman"/>
            <w:sz w:val="24"/>
            <w:szCs w:val="24"/>
          </w:rPr>
          <w:delText>in order to</w:delText>
        </w:r>
      </w:del>
      <w:ins w:id="225" w:author="Mohammad Nayeem Hasan" w:date="2023-04-21T04:48:00Z">
        <w:r w:rsidR="008D5B3D">
          <w:rPr>
            <w:rFonts w:ascii="Times New Roman" w:eastAsia="Times New Roman" w:hAnsi="Times New Roman" w:cs="Times New Roman"/>
            <w:sz w:val="24"/>
            <w:szCs w:val="24"/>
          </w:rPr>
          <w:t>to</w:t>
        </w:r>
      </w:ins>
      <w:r w:rsidRPr="001E6C27">
        <w:rPr>
          <w:rFonts w:ascii="Times New Roman" w:eastAsia="Times New Roman" w:hAnsi="Times New Roman" w:cs="Times New Roman"/>
          <w:sz w:val="24"/>
          <w:szCs w:val="24"/>
        </w:rPr>
        <w:t xml:space="preserve"> take advantage of these linkages. This is the significant difference between time-series analysis and conventional </w:t>
      </w:r>
      <w:r w:rsidRPr="001E6C27">
        <w:rPr>
          <w:rFonts w:ascii="Times New Roman" w:eastAsia="Times New Roman" w:hAnsi="Times New Roman" w:cs="Times New Roman"/>
          <w:sz w:val="24"/>
          <w:szCs w:val="24"/>
        </w:rPr>
        <w:lastRenderedPageBreak/>
        <w:t>statistical tests for assessing change, such as regression analysis, which relies on variation in independent variables to explain changes in the outcome</w:t>
      </w:r>
      <w:r>
        <w:rPr>
          <w:rFonts w:ascii="Times New Roman" w:eastAsia="Times New Roman" w:hAnsi="Times New Roman" w:cs="Times New Roman"/>
          <w:sz w:val="24"/>
          <w:szCs w:val="24"/>
        </w:rPr>
        <w:fldChar w:fldCharType="begin"/>
      </w:r>
      <w:r w:rsidR="00F35429">
        <w:rPr>
          <w:rFonts w:ascii="Times New Roman" w:eastAsia="Times New Roman" w:hAnsi="Times New Roman" w:cs="Times New Roman"/>
          <w:sz w:val="24"/>
          <w:szCs w:val="24"/>
        </w:rPr>
        <w:instrText xml:space="preserve"> ADDIN EN.CITE &lt;EndNote&gt;&lt;Cite&gt;&lt;Author&gt;Linden&lt;/Author&gt;&lt;Year&gt;2003&lt;/Year&gt;&lt;RecNum&gt;38&lt;/RecNum&gt;&lt;DisplayText&gt;&lt;style face="superscript"&gt;34&lt;/style&gt;&lt;/DisplayText&gt;&lt;record&gt;&lt;rec-number&gt;38&lt;/rec-number&gt;&lt;foreign-keys&gt;&lt;key app="EN" db-id="9rvarrapvs2dxme9r0pppzfct9v22rx5ett9" timestamp="1679844706"&gt;38&lt;/key&gt;&lt;/foreign-keys&gt;&lt;ref-type name="Journal Article"&gt;17&lt;/ref-type&gt;&lt;contributors&gt;&lt;authors&gt;&lt;author&gt;Linden, Ariel&lt;/author&gt;&lt;author&gt;Adams, John L&lt;/author&gt;&lt;author&gt;Roberts, Nancy&lt;/author&gt;&lt;/authors&gt;&lt;/contributors&gt;&lt;titles&gt;&lt;title&gt;Evaluating disease management program effectiveness: an introduction to time-series analysis&lt;/title&gt;&lt;secondary-title&gt;Disease Management&lt;/secondary-title&gt;&lt;/titles&gt;&lt;periodical&gt;&lt;full-title&gt;Disease Management&lt;/full-title&gt;&lt;/periodical&gt;&lt;pages&gt;243-255&lt;/pages&gt;&lt;volume&gt;6&lt;/volume&gt;&lt;number&gt;4&lt;/number&gt;&lt;dates&gt;&lt;year&gt;2003&lt;/year&gt;&lt;/dates&gt;&lt;isbn&gt;1093-507X&lt;/isbn&gt;&lt;urls&gt;&lt;/urls&gt;&lt;/record&gt;&lt;/Cite&gt;&lt;/EndNote&gt;</w:instrText>
      </w:r>
      <w:r>
        <w:rPr>
          <w:rFonts w:ascii="Times New Roman" w:eastAsia="Times New Roman" w:hAnsi="Times New Roman" w:cs="Times New Roman"/>
          <w:sz w:val="24"/>
          <w:szCs w:val="24"/>
        </w:rPr>
        <w:fldChar w:fldCharType="separate"/>
      </w:r>
      <w:r w:rsidR="00F35429" w:rsidRPr="00F35429">
        <w:rPr>
          <w:rFonts w:ascii="Times New Roman" w:eastAsia="Times New Roman" w:hAnsi="Times New Roman" w:cs="Times New Roman"/>
          <w:noProof/>
          <w:sz w:val="24"/>
          <w:szCs w:val="24"/>
          <w:vertAlign w:val="superscript"/>
        </w:rPr>
        <w:t>34</w:t>
      </w:r>
      <w:r>
        <w:rPr>
          <w:rFonts w:ascii="Times New Roman" w:eastAsia="Times New Roman" w:hAnsi="Times New Roman" w:cs="Times New Roman"/>
          <w:sz w:val="24"/>
          <w:szCs w:val="24"/>
        </w:rPr>
        <w:fldChar w:fldCharType="end"/>
      </w:r>
      <w:r w:rsidRPr="001E6C27">
        <w:rPr>
          <w:rFonts w:ascii="Times New Roman" w:eastAsia="Times New Roman" w:hAnsi="Times New Roman" w:cs="Times New Roman"/>
          <w:sz w:val="24"/>
          <w:szCs w:val="24"/>
        </w:rPr>
        <w:t xml:space="preserve">. </w:t>
      </w:r>
      <w:r w:rsidRPr="001E6C27">
        <w:rPr>
          <w:rFonts w:ascii="Times New Roman" w:hAnsi="Times New Roman" w:cs="Times New Roman"/>
          <w:sz w:val="24"/>
          <w:szCs w:val="24"/>
        </w:rPr>
        <w:t>To determine the trend of rabies cases, two time-series forecasting models were used: the auto-regressive integrated moving average (ARIMA) and the auto-regressive integrated moving average with explanatory factors (ARIMAX).</w:t>
      </w:r>
    </w:p>
    <w:p w14:paraId="1F976C83" w14:textId="77777777" w:rsidR="00A5285A" w:rsidRPr="001E6C27" w:rsidRDefault="00A5285A" w:rsidP="00A5285A">
      <w:pPr>
        <w:spacing w:after="0" w:line="360" w:lineRule="auto"/>
        <w:rPr>
          <w:rFonts w:ascii="Times New Roman" w:hAnsi="Times New Roman" w:cs="Times New Roman"/>
          <w:sz w:val="24"/>
          <w:szCs w:val="24"/>
        </w:rPr>
      </w:pPr>
    </w:p>
    <w:p w14:paraId="0F2AAF0A" w14:textId="45DB2EFA" w:rsidR="00A5285A" w:rsidRPr="001E6C27" w:rsidRDefault="00A5285A" w:rsidP="00A5285A">
      <w:pPr>
        <w:spacing w:after="0" w:line="360" w:lineRule="auto"/>
        <w:rPr>
          <w:rFonts w:ascii="Times New Roman" w:hAnsi="Times New Roman" w:cs="Times New Roman"/>
          <w:bCs/>
          <w:sz w:val="24"/>
          <w:szCs w:val="24"/>
        </w:rPr>
      </w:pPr>
      <w:r w:rsidRPr="001E6C27">
        <w:rPr>
          <w:rFonts w:ascii="Times New Roman" w:hAnsi="Times New Roman" w:cs="Times New Roman"/>
          <w:bCs/>
          <w:sz w:val="24"/>
          <w:szCs w:val="24"/>
        </w:rPr>
        <w:t xml:space="preserve">As the primary outcome variable for rabies cases </w:t>
      </w:r>
      <w:del w:id="226" w:author="Mohammad Nayeem Hasan" w:date="2023-04-21T04:48:00Z">
        <w:r w:rsidRPr="001E6C27" w:rsidDel="008D5B3D">
          <w:rPr>
            <w:rFonts w:ascii="Times New Roman" w:hAnsi="Times New Roman" w:cs="Times New Roman"/>
            <w:bCs/>
            <w:sz w:val="24"/>
            <w:szCs w:val="24"/>
          </w:rPr>
          <w:delText xml:space="preserve">are </w:delText>
        </w:r>
      </w:del>
      <w:ins w:id="227" w:author="Mohammad Nayeem Hasan" w:date="2023-04-21T04:48:00Z">
        <w:r w:rsidR="008D5B3D">
          <w:rPr>
            <w:rFonts w:ascii="Times New Roman" w:hAnsi="Times New Roman" w:cs="Times New Roman"/>
            <w:bCs/>
            <w:sz w:val="24"/>
            <w:szCs w:val="24"/>
          </w:rPr>
          <w:t>is</w:t>
        </w:r>
        <w:r w:rsidR="008D5B3D" w:rsidRPr="001E6C27">
          <w:rPr>
            <w:rFonts w:ascii="Times New Roman" w:hAnsi="Times New Roman" w:cs="Times New Roman"/>
            <w:bCs/>
            <w:sz w:val="24"/>
            <w:szCs w:val="24"/>
          </w:rPr>
          <w:t xml:space="preserve"> </w:t>
        </w:r>
      </w:ins>
      <w:r w:rsidRPr="001E6C27">
        <w:rPr>
          <w:rFonts w:ascii="Times New Roman" w:hAnsi="Times New Roman" w:cs="Times New Roman"/>
          <w:bCs/>
          <w:sz w:val="24"/>
          <w:szCs w:val="24"/>
        </w:rPr>
        <w:t xml:space="preserve">influenced by </w:t>
      </w:r>
      <w:r>
        <w:rPr>
          <w:rFonts w:ascii="Times New Roman" w:hAnsi="Times New Roman" w:cs="Times New Roman"/>
          <w:bCs/>
          <w:sz w:val="24"/>
          <w:szCs w:val="24"/>
        </w:rPr>
        <w:t xml:space="preserve">past </w:t>
      </w:r>
      <w:r w:rsidRPr="001E6C27">
        <w:rPr>
          <w:rFonts w:ascii="Times New Roman" w:hAnsi="Times New Roman" w:cs="Times New Roman"/>
          <w:bCs/>
          <w:sz w:val="24"/>
          <w:szCs w:val="24"/>
        </w:rPr>
        <w:t>reported cases, we chose the ARIMA model (time-series events). The ARIMA model is a data-focused, exploratory technique that enables the user to construct an appropriate model based on the data's actual structure. This model attempts to extract regional trends while filtering out high-frequency noise from the data and assumes a linear correlation between the time series values</w:t>
      </w:r>
      <w:r>
        <w:rPr>
          <w:rFonts w:ascii="Times New Roman" w:hAnsi="Times New Roman" w:cs="Times New Roman"/>
          <w:bCs/>
          <w:sz w:val="24"/>
          <w:szCs w:val="24"/>
        </w:rPr>
        <w:fldChar w:fldCharType="begin"/>
      </w:r>
      <w:r w:rsidR="00F35429">
        <w:rPr>
          <w:rFonts w:ascii="Times New Roman" w:hAnsi="Times New Roman" w:cs="Times New Roman"/>
          <w:bCs/>
          <w:sz w:val="24"/>
          <w:szCs w:val="24"/>
        </w:rPr>
        <w:instrText xml:space="preserve"> ADDIN EN.CITE &lt;EndNote&gt;&lt;Cite&gt;&lt;Author&gt;Adhikari&lt;/Author&gt;&lt;Year&gt;2013&lt;/Year&gt;&lt;RecNum&gt;39&lt;/RecNum&gt;&lt;DisplayText&gt;&lt;style face="superscript"&gt;35&lt;/style&gt;&lt;/DisplayText&gt;&lt;record&gt;&lt;rec-number&gt;39&lt;/rec-number&gt;&lt;foreign-keys&gt;&lt;key app="EN" db-id="9rvarrapvs2dxme9r0pppzfct9v22rx5ett9" timestamp="1679844750"&gt;39&lt;/key&gt;&lt;/foreign-keys&gt;&lt;ref-type name="Journal Article"&gt;17&lt;/ref-type&gt;&lt;contributors&gt;&lt;authors&gt;&lt;author&gt;Adhikari, Ratnadip&lt;/author&gt;&lt;author&gt;Agrawal, Ramesh K&lt;/author&gt;&lt;/authors&gt;&lt;/contributors&gt;&lt;titles&gt;&lt;title&gt;An introductory study on time series modeling and forecasting&lt;/title&gt;&lt;secondary-title&gt;arXiv preprint arXiv:1302.6613&lt;/secondary-title&gt;&lt;/titles&gt;&lt;periodical&gt;&lt;full-title&gt;arXiv preprint arXiv:1302.6613&lt;/full-title&gt;&lt;/periodical&gt;&lt;dates&gt;&lt;year&gt;2013&lt;/year&gt;&lt;/dates&gt;&lt;urls&gt;&lt;/urls&gt;&lt;/record&gt;&lt;/Cite&gt;&lt;/EndNote&gt;</w:instrText>
      </w:r>
      <w:r>
        <w:rPr>
          <w:rFonts w:ascii="Times New Roman" w:hAnsi="Times New Roman" w:cs="Times New Roman"/>
          <w:bCs/>
          <w:sz w:val="24"/>
          <w:szCs w:val="24"/>
        </w:rPr>
        <w:fldChar w:fldCharType="separate"/>
      </w:r>
      <w:r w:rsidR="00F35429" w:rsidRPr="00F35429">
        <w:rPr>
          <w:rFonts w:ascii="Times New Roman" w:hAnsi="Times New Roman" w:cs="Times New Roman"/>
          <w:bCs/>
          <w:noProof/>
          <w:sz w:val="24"/>
          <w:szCs w:val="24"/>
          <w:vertAlign w:val="superscript"/>
        </w:rPr>
        <w:t>35</w:t>
      </w:r>
      <w:r>
        <w:rPr>
          <w:rFonts w:ascii="Times New Roman" w:hAnsi="Times New Roman" w:cs="Times New Roman"/>
          <w:bCs/>
          <w:sz w:val="24"/>
          <w:szCs w:val="24"/>
        </w:rPr>
        <w:fldChar w:fldCharType="end"/>
      </w:r>
      <w:r w:rsidRPr="001E6C27">
        <w:rPr>
          <w:rFonts w:ascii="Times New Roman" w:hAnsi="Times New Roman" w:cs="Times New Roman"/>
          <w:bCs/>
          <w:sz w:val="24"/>
          <w:szCs w:val="24"/>
        </w:rPr>
        <w:t>. By updating the model to forecast the system's future state based on current occurrences, ARIMA models have the advantage of being able to adapt to dynamically oriented systems that change over time. The R package "forecast" was used to run the ARIMA model for this study</w:t>
      </w:r>
      <w:r>
        <w:rPr>
          <w:rFonts w:ascii="Times New Roman" w:hAnsi="Times New Roman" w:cs="Times New Roman"/>
          <w:bCs/>
          <w:sz w:val="24"/>
          <w:szCs w:val="24"/>
        </w:rPr>
        <w:fldChar w:fldCharType="begin"/>
      </w:r>
      <w:r w:rsidR="00F35429">
        <w:rPr>
          <w:rFonts w:ascii="Times New Roman" w:hAnsi="Times New Roman" w:cs="Times New Roman"/>
          <w:bCs/>
          <w:sz w:val="24"/>
          <w:szCs w:val="24"/>
        </w:rPr>
        <w:instrText xml:space="preserve"> ADDIN EN.CITE &lt;EndNote&gt;&lt;Cite&gt;&lt;Author&gt;Hyndman&lt;/Author&gt;&lt;Year&gt;2015&lt;/Year&gt;&lt;RecNum&gt;40&lt;/RecNum&gt;&lt;DisplayText&gt;&lt;style face="superscript"&gt;36&lt;/style&gt;&lt;/DisplayText&gt;&lt;record&gt;&lt;rec-number&gt;40&lt;/rec-number&gt;&lt;foreign-keys&gt;&lt;key app="EN" db-id="9rvarrapvs2dxme9r0pppzfct9v22rx5ett9" timestamp="1679844846"&gt;40&lt;/key&gt;&lt;/foreign-keys&gt;&lt;ref-type name="Journal Article"&gt;17&lt;/ref-type&gt;&lt;contributors&gt;&lt;authors&gt;&lt;author&gt;Hyndman, Rob&lt;/author&gt;&lt;author&gt;Athanasopoulos, G&lt;/author&gt;&lt;author&gt;Bergmeir, Christoph&lt;/author&gt;&lt;author&gt;Caceres, G&lt;/author&gt;&lt;author&gt;Chhay, L&lt;/author&gt;&lt;author&gt;O’Hara-Wild, M&lt;/author&gt;&lt;author&gt;Petropoulos, F&lt;/author&gt;&lt;author&gt;Razbash, S&lt;/author&gt;&lt;author&gt;Wang, E&lt;/author&gt;&lt;author&gt;Yasmeen, F&lt;/author&gt;&lt;/authors&gt;&lt;/contributors&gt;&lt;titles&gt;&lt;title&gt;Forecasting functions for time series and linear models&lt;/title&gt;&lt;secondary-title&gt;R package version&lt;/secondary-title&gt;&lt;/titles&gt;&lt;periodical&gt;&lt;full-title&gt;R package version&lt;/full-title&gt;&lt;/periodical&gt;&lt;volume&gt;6&lt;/volume&gt;&lt;dates&gt;&lt;year&gt;2015&lt;/year&gt;&lt;/dates&gt;&lt;urls&gt;&lt;/urls&gt;&lt;/record&gt;&lt;/Cite&gt;&lt;/EndNote&gt;</w:instrText>
      </w:r>
      <w:r>
        <w:rPr>
          <w:rFonts w:ascii="Times New Roman" w:hAnsi="Times New Roman" w:cs="Times New Roman"/>
          <w:bCs/>
          <w:sz w:val="24"/>
          <w:szCs w:val="24"/>
        </w:rPr>
        <w:fldChar w:fldCharType="separate"/>
      </w:r>
      <w:r w:rsidR="00F35429" w:rsidRPr="00F35429">
        <w:rPr>
          <w:rFonts w:ascii="Times New Roman" w:hAnsi="Times New Roman" w:cs="Times New Roman"/>
          <w:bCs/>
          <w:noProof/>
          <w:sz w:val="24"/>
          <w:szCs w:val="24"/>
          <w:vertAlign w:val="superscript"/>
        </w:rPr>
        <w:t>36</w:t>
      </w:r>
      <w:r>
        <w:rPr>
          <w:rFonts w:ascii="Times New Roman" w:hAnsi="Times New Roman" w:cs="Times New Roman"/>
          <w:bCs/>
          <w:sz w:val="24"/>
          <w:szCs w:val="24"/>
        </w:rPr>
        <w:fldChar w:fldCharType="end"/>
      </w:r>
      <w:r w:rsidRPr="001E6C27">
        <w:rPr>
          <w:rFonts w:ascii="Times New Roman" w:hAnsi="Times New Roman" w:cs="Times New Roman"/>
          <w:bCs/>
          <w:sz w:val="24"/>
          <w:szCs w:val="24"/>
        </w:rPr>
        <w:t>.</w:t>
      </w:r>
    </w:p>
    <w:p w14:paraId="7389D71D" w14:textId="77777777" w:rsidR="00A5285A" w:rsidRPr="001E6C27" w:rsidRDefault="00A5285A" w:rsidP="00A5285A">
      <w:pPr>
        <w:spacing w:after="0" w:line="360" w:lineRule="auto"/>
        <w:rPr>
          <w:rFonts w:ascii="Times New Roman" w:hAnsi="Times New Roman" w:cs="Times New Roman"/>
          <w:sz w:val="24"/>
          <w:szCs w:val="24"/>
        </w:rPr>
      </w:pPr>
    </w:p>
    <w:p w14:paraId="0A0E747E" w14:textId="50FB24B0" w:rsidR="00A5285A" w:rsidRPr="001E6C27" w:rsidRDefault="00A5285A" w:rsidP="00A5285A">
      <w:pPr>
        <w:spacing w:after="0" w:line="360" w:lineRule="auto"/>
        <w:rPr>
          <w:rFonts w:ascii="Times New Roman" w:hAnsi="Times New Roman" w:cs="Times New Roman"/>
          <w:sz w:val="24"/>
          <w:szCs w:val="24"/>
        </w:rPr>
      </w:pPr>
      <w:r w:rsidRPr="001E6C27">
        <w:rPr>
          <w:rFonts w:ascii="Times New Roman" w:hAnsi="Times New Roman" w:cs="Times New Roman"/>
          <w:sz w:val="24"/>
          <w:szCs w:val="24"/>
        </w:rPr>
        <w:t>Numerous researchers have recently used time series to study the trend of rabies (including additive models</w:t>
      </w:r>
      <w:r>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&lt;EndNote&gt;&lt;Cite&gt;&lt;Author&gt;Olarinmoye&lt;/Author&gt;&lt;Year&gt;2017&lt;/Year&gt;&lt;RecNum&gt;41&lt;/RecNum&gt;&lt;DisplayText&gt;&lt;style face="superscript"&gt;37&lt;/style&gt;&lt;/DisplayText&gt;&lt;record&gt;&lt;rec-number&gt;41&lt;/rec-number&gt;&lt;foreign-keys&gt;&lt;key app="EN" db-id="9rvarrapvs2dxme9r0pppzfct9v22rx5ett9" timestamp="1679844894"&gt;41&lt;/key&gt;&lt;/foreign-keys&gt;&lt;ref-type name="Journal Article"&gt;17&lt;/ref-type&gt;&lt;contributors&gt;&lt;authors&gt;&lt;author&gt;Olarinmoye, Ayodeji O&lt;/author&gt;&lt;author&gt;Ojo, Johnson F&lt;/author&gt;&lt;author&gt;Fasunla, Ayotunde J&lt;/author&gt;&lt;author&gt;Ishola, Olayinka O&lt;/author&gt;&lt;author&gt;Dakinah, Fahnboah G&lt;/author&gt;&lt;author&gt;Mulbah, Charles K&lt;/author&gt;&lt;author&gt;Al-Hezaimi, Khalid&lt;/author&gt;&lt;author&gt;Olugasa, Babasola O&lt;/author&gt;&lt;/authors&gt;&lt;/contributors&gt;&lt;titles&gt;&lt;title&gt;Time series analysis and mortality model of dog bite victims presented for treatment at a referral clinic for rabies exposure in Monrovia, Liberia, 2010–2013&lt;/title&gt;&lt;secondary-title&gt;Spatial and spatio-temporal epidemiology&lt;/secondary-title&gt;&lt;/titles&gt;&lt;periodical&gt;&lt;full-title&gt;Spatial and spatio-temporal epidemiology&lt;/full-title&gt;&lt;/periodical&gt;&lt;pages&gt;1-13&lt;/pages&gt;&lt;volume&gt;22&lt;/volume&gt;&lt;dates&gt;&lt;year&gt;2017&lt;/year&gt;&lt;/dates&gt;&lt;isbn&gt;1877-5845&lt;/isbn&gt;&lt;urls&gt;&lt;/urls&gt;&lt;/record&gt;&lt;/Cite&gt;&lt;/EndNote&gt;</w:instrText>
      </w:r>
      <w:r>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37</w:t>
      </w:r>
      <w:r>
        <w:rPr>
          <w:rFonts w:ascii="Times New Roman" w:hAnsi="Times New Roman" w:cs="Times New Roman"/>
          <w:sz w:val="24"/>
          <w:szCs w:val="24"/>
        </w:rPr>
        <w:fldChar w:fldCharType="end"/>
      </w:r>
      <w:r w:rsidRPr="001E6C27">
        <w:rPr>
          <w:rFonts w:ascii="Times New Roman" w:hAnsi="Times New Roman" w:cs="Times New Roman"/>
          <w:sz w:val="24"/>
          <w:szCs w:val="24"/>
        </w:rPr>
        <w:t>, auto-regressive time series models</w:t>
      </w:r>
      <w:r>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&lt;EndNote&gt;&lt;Cite&gt;&lt;Author&gt;Lopes&lt;/Author&gt;&lt;Year&gt;2015&lt;/Year&gt;&lt;RecNum&gt;42&lt;/RecNum&gt;&lt;DisplayText&gt;&lt;style face="superscript"&gt;38&lt;/style&gt;&lt;/DisplayText&gt;&lt;record&gt;&lt;rec-number&gt;42&lt;/rec-number&gt;&lt;foreign-keys&gt;&lt;key app="EN" db-id="9rvarrapvs2dxme9r0pppzfct9v22rx5ett9" timestamp="1679844952"&gt;42&lt;/key&gt;&lt;/foreign-keys&gt;&lt;ref-type name="Journal Article"&gt;17&lt;/ref-type&gt;&lt;contributors&gt;&lt;authors&gt;&lt;author&gt;Lopes, Edna&lt;/author&gt;&lt;author&gt;Sáfadi, Thelma&lt;/author&gt;&lt;author&gt;Da Rocha, Christiane Maria Barcellos Magalhaes&lt;/author&gt;&lt;author&gt;Cardoso, Denis Lucio&lt;/author&gt;&lt;/authors&gt;&lt;/contributors&gt;&lt;titles&gt;&lt;title&gt;Analysis of time series of cattle rabies cases in Minas Gerais, Brazil, 2006–2013&lt;/title&gt;&lt;secondary-title&gt;Tropical animal health and production&lt;/secondary-title&gt;&lt;/titles&gt;&lt;periodical&gt;&lt;full-title&gt;Tropical animal health and production&lt;/full-title&gt;&lt;/periodical&gt;&lt;pages&gt;663-670&lt;/pages&gt;&lt;volume&gt;47&lt;/volume&gt;&lt;dates&gt;&lt;year&gt;2015&lt;/year&gt;&lt;/dates&gt;&lt;isbn&gt;0049-4747&lt;/isbn&gt;&lt;urls&gt;&lt;/urls&gt;&lt;/record&gt;&lt;/Cite&gt;&lt;/EndNote&gt;</w:instrText>
      </w:r>
      <w:r>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38</w:t>
      </w:r>
      <w:r>
        <w:rPr>
          <w:rFonts w:ascii="Times New Roman" w:hAnsi="Times New Roman" w:cs="Times New Roman"/>
          <w:sz w:val="24"/>
          <w:szCs w:val="24"/>
        </w:rPr>
        <w:fldChar w:fldCharType="end"/>
      </w:r>
      <w:r w:rsidRPr="001E6C27">
        <w:rPr>
          <w:rFonts w:ascii="Times New Roman" w:hAnsi="Times New Roman" w:cs="Times New Roman"/>
          <w:sz w:val="24"/>
          <w:szCs w:val="24"/>
        </w:rPr>
        <w:t>, and wavelet time series models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&lt;EndNote&gt;&lt;Cite&gt;&lt;Author&gt;Hampson&lt;/Author&gt;&lt;Year&gt;2007&lt;/Year&gt;&lt;RecNum&gt;43&lt;/RecNum&gt;&lt;DisplayText&gt;&lt;style face="superscript"&gt;24&lt;/style&gt;&lt;/DisplayText&gt;&lt;record&gt;&lt;rec-number&gt;43&lt;/rec-number&gt;&lt;foreign-keys&gt;&lt;key app="EN" db-id="9rvarrapvs2dxme9r0pppzfct9v22rx5ett9" timestamp="1679845065"&gt;43&lt;/key&gt;&lt;/foreign-keys&gt;&lt;ref-type name="Journal Article"&gt;17&lt;/ref-type&gt;&lt;contributors&gt;&lt;authors&gt;&lt;author&gt;Hampson, Katie&lt;/author&gt;&lt;author&gt;Dushoff, Jonathan&lt;/author&gt;&lt;author&gt;Bingham, John&lt;/author&gt;&lt;author&gt;Brückner, Gideon&lt;/author&gt;&lt;author&gt;Ali, YH&lt;/author&gt;&lt;author&gt;Dobson, Andy&lt;/author&gt;&lt;/authors&gt;&lt;/contributors&gt;&lt;titles&gt;&lt;title&gt;Synchronous cycles of domestic dog rabies in sub-Saharan Africa and the impact of control efforts&lt;/title&gt;&lt;secondary-title&gt;Proceedings of the National Academy of Sciences&lt;/secondary-title&gt;&lt;/titles&gt;&lt;periodical&gt;&lt;full-title&gt;Proceedings of the National Academy of Sciences&lt;/full-title&gt;&lt;/periodical&gt;&lt;pages&gt;7717-7722&lt;/pages&gt;&lt;volume&gt;104&lt;/volume&gt;&lt;number&gt;18&lt;/number&gt;&lt;dates&gt;&lt;year&gt;2007&lt;/year&gt;&lt;/dates&gt;&lt;isbn&gt;0027-8424&lt;/isbn&gt;&lt;urls&gt;&lt;/urls&gt;&lt;/record&gt;&lt;/Cite&gt;&lt;/EndNote&gt;</w:instrText>
      </w:r>
      <w:r>
        <w:rPr>
          <w:rFonts w:ascii="Times New Roman" w:hAnsi="Times New Roman" w:cs="Times New Roman"/>
          <w:sz w:val="24"/>
          <w:szCs w:val="24"/>
        </w:rPr>
        <w:fldChar w:fldCharType="separate"/>
      </w:r>
      <w:r w:rsidRPr="00A5285A">
        <w:rPr>
          <w:rFonts w:ascii="Times New Roman" w:hAnsi="Times New Roman" w:cs="Times New Roman"/>
          <w:noProof/>
          <w:sz w:val="24"/>
          <w:szCs w:val="24"/>
          <w:vertAlign w:val="superscript"/>
        </w:rPr>
        <w:t>24</w:t>
      </w:r>
      <w:r>
        <w:rPr>
          <w:rFonts w:ascii="Times New Roman" w:hAnsi="Times New Roman" w:cs="Times New Roman"/>
          <w:sz w:val="24"/>
          <w:szCs w:val="24"/>
        </w:rPr>
        <w:fldChar w:fldCharType="end"/>
      </w:r>
      <w:r w:rsidRPr="001E6C27">
        <w:rPr>
          <w:rFonts w:ascii="Times New Roman" w:hAnsi="Times New Roman" w:cs="Times New Roman"/>
          <w:sz w:val="24"/>
          <w:szCs w:val="24"/>
        </w:rPr>
        <w:t>), but most of them use the ARIMA model with one-time series because it is a useful method for analyzing time series with one-time series in systems</w:t>
      </w:r>
      <w:r>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&lt;EndNote&gt;&lt;Cite&gt;&lt;Author&gt;Bedi&lt;/Author&gt;&lt;Year&gt;2021&lt;/Year&gt;&lt;RecNum&gt;7&lt;/RecNum&gt;&lt;DisplayText&gt;&lt;style face="superscript"&gt;14,39&lt;/style&gt;&lt;/DisplayText&gt;&lt;record&gt;&lt;rec-number&gt;7&lt;/rec-number&gt;&lt;foreign-keys&gt;&lt;key app="EN" db-id="9rvarrapvs2dxme9r0pppzfct9v22rx5ett9" timestamp="0"&gt;7&lt;/key&gt;&lt;/foreign-keys&gt;&lt;ref-type name="Journal Article"&gt;17&lt;/ref-type&gt;&lt;contributors&gt;&lt;authors&gt;&lt;author&gt;Bedi, Renu&lt;/author&gt;&lt;author&gt;Verma, Narendra&lt;/author&gt;&lt;author&gt;Gautam, Kunal&lt;/author&gt;&lt;author&gt;Agiwal, Varun&lt;/author&gt;&lt;/authors&gt;&lt;/contributors&gt;&lt;titles&gt;&lt;title&gt;Forecasting the Anti-Rabies Vaccine Demand at Jawaharlal Medical College and Hospital, Ajmer, Rajasthan: A Comparative Analysis based on Time Series Model&lt;/title&gt;&lt;secondary-title&gt;Indian Journal of Community Health&lt;/secondary-title&gt;&lt;/titles&gt;&lt;volume&gt;33&lt;/volume&gt;&lt;number&gt;3&lt;/number&gt;&lt;dates&gt;&lt;year&gt;2021&lt;/year&gt;&lt;/dates&gt;&lt;isbn&gt;2248-9509&lt;/isbn&gt;&lt;urls&gt;&lt;/urls&gt;&lt;/record&gt;&lt;/Cite&gt;&lt;Cite&gt;&lt;Author&gt;Paso&lt;/Author&gt;&lt;Year&gt;2020&lt;/Year&gt;&lt;RecNum&gt;8&lt;/RecNum&gt;&lt;record&gt;&lt;rec-number&gt;8&lt;/rec-number&gt;&lt;foreign-keys&gt;&lt;key app="EN" db-id="9rvarrapvs2dxme9r0pppzfct9v22rx5ett9" timestamp="0"&gt;8&lt;/key&gt;&lt;/foreign-keys&gt;&lt;ref-type name="Journal Article"&gt;17&lt;/ref-type&gt;&lt;contributors&gt;&lt;authors&gt;&lt;author&gt;Paso, Anchaleeporn&lt;/author&gt;&lt;author&gt;Ngamjarus, Chetta&lt;/author&gt;&lt;/authors&gt;&lt;/contributors&gt;&lt;titles&gt;&lt;title&gt;Forecasting rabies in dogs in Thailand: Time series analysis&lt;/title&gt;&lt;secondary-title&gt;Naresuan University Journal: Science and Technology (NUJST)&lt;/secondary-title&gt;&lt;/titles&gt;&lt;periodical&gt;&lt;full-title&gt;Naresuan University Journal: Science and Technology (NUJST)&lt;/full-title&gt;&lt;/periodical&gt;&lt;pages&gt;64-74&lt;/pages&gt;&lt;volume&gt;28&lt;/volume&gt;&lt;number&gt;4&lt;/number&gt;&lt;dates&gt;&lt;year&gt;2020&lt;/year&gt;&lt;/dates&gt;&lt;isbn&gt;2539-553X&lt;/isbn&gt;&lt;urls&gt;&lt;/urls&gt;&lt;/record&gt;&lt;/Cite&gt;&lt;/EndNote&gt;</w:instrText>
      </w:r>
      <w:r>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14,39</w:t>
      </w:r>
      <w:r>
        <w:rPr>
          <w:rFonts w:ascii="Times New Roman" w:hAnsi="Times New Roman" w:cs="Times New Roman"/>
          <w:sz w:val="24"/>
          <w:szCs w:val="24"/>
        </w:rPr>
        <w:fldChar w:fldCharType="end"/>
      </w:r>
      <w:r w:rsidRPr="001E6C27">
        <w:rPr>
          <w:rFonts w:ascii="Times New Roman" w:hAnsi="Times New Roman" w:cs="Times New Roman"/>
          <w:sz w:val="24"/>
          <w:szCs w:val="24"/>
        </w:rPr>
        <w:t>. However, as ARIMA only considers one variable, it was unable to provide light on the connections between system variables. To extract nearby designs while reducing high-frequency turbulence, ARIMA models accept a direct relationship between the time-series values and seek to leverage these straight circumstances in perceptions. More than one variable is always used to define the ARIMAX model. The ARIMA model with a single time series cannot capture the changing rules of the multivariate time series. Consequently, it is essential to develop a model using the multivariate ARIMAX model</w:t>
      </w:r>
      <w:r>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&lt;EndNote&gt;&lt;Cite&gt;&lt;Author&gt;Chadsuthi&lt;/Author&gt;&lt;Year&gt;2012&lt;/Year&gt;&lt;RecNum&gt;17&lt;/RecNum&gt;&lt;DisplayText&gt;&lt;style face="superscript"&gt;40,41&lt;/style&gt;&lt;/DisplayText&gt;&lt;record&gt;&lt;rec-number&gt;17&lt;/rec-number&gt;&lt;foreign-keys&gt;&lt;key app="EN" db-id="9rvarrapvs2dxme9r0pppzfct9v22rx5ett9" timestamp="0"&gt;17&lt;/key&gt;&lt;/foreign-keys&gt;&lt;ref-type name="Journal Article"&gt;17&lt;/ref-type&gt;&lt;contributors&gt;&lt;authors&gt;&lt;author&gt;Chadsuthi, Sudarat&lt;/author&gt;&lt;author&gt;Modchang, Charin&lt;/author&gt;&lt;author&gt;Lenbury, Yongwimon&lt;/author&gt;&lt;author&gt;Iamsirithaworn, Sopon&lt;/author&gt;&lt;author&gt;Triampo, Wannapong&lt;/author&gt;&lt;/authors&gt;&lt;/contributors&gt;&lt;titles&gt;&lt;title&gt;Modeling seasonal leptospirosis transmission and its association with rainfall and temperature in Thailand using time–series and ARIMAX analyses&lt;/title&gt;&lt;secondary-title&gt;Asian Pacific journal of tropical medicine&lt;/secondary-title&gt;&lt;/titles&gt;&lt;pages&gt;539-546&lt;/pages&gt;&lt;volume&gt;5&lt;/volume&gt;&lt;number&gt;7&lt;/number&gt;&lt;dates&gt;&lt;year&gt;2012&lt;/year&gt;&lt;/dates&gt;&lt;isbn&gt;1995-7645&lt;/isbn&gt;&lt;urls&gt;&lt;/urls&gt;&lt;/record&gt;&lt;/Cite&gt;&lt;Cite&gt;&lt;Author&gt;Fan&lt;/Author&gt;&lt;Year&gt;2009&lt;/Year&gt;&lt;RecNum&gt;13&lt;/RecNum&gt;&lt;record&gt;&lt;rec-number&gt;13&lt;/rec-number&gt;&lt;foreign-keys&gt;&lt;key app="EN" db-id="9rvarrapvs2dxme9r0pppzfct9v22rx5ett9" timestamp="0"&gt;13&lt;/key&gt;&lt;/foreign-keys&gt;&lt;ref-type name="Journal Article"&gt;17&lt;/ref-type&gt;&lt;contributors&gt;&lt;authors&gt;&lt;author&gt;Fan, Jing&lt;/author&gt;&lt;author&gt;Shan, Rui&lt;/author&gt;&lt;author&gt;Cao, Xiaoqin&lt;/author&gt;&lt;author&gt;Li, Peiliang&lt;/author&gt;&lt;/authors&gt;&lt;/contributors&gt;&lt;titles&gt;&lt;title&gt;The analysis to tertiary-industry with ARIMAX model&lt;/title&gt;&lt;secondary-title&gt;Journal of Mathematics Research&lt;/secondary-title&gt;&lt;/titles&gt;&lt;pages&gt;156&lt;/pages&gt;&lt;volume&gt;1&lt;/volume&gt;&lt;number&gt;2&lt;/number&gt;&lt;dates&gt;&lt;year&gt;2009&lt;/year&gt;&lt;/dates&gt;&lt;isbn&gt;1916-9795&lt;/isbn&gt;&lt;urls&gt;&lt;/urls&gt;&lt;/record&gt;&lt;/Cite&gt;&lt;/EndNote&gt;</w:instrText>
      </w:r>
      <w:r>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40,41</w:t>
      </w:r>
      <w:r>
        <w:rPr>
          <w:rFonts w:ascii="Times New Roman" w:hAnsi="Times New Roman" w:cs="Times New Roman"/>
          <w:sz w:val="24"/>
          <w:szCs w:val="24"/>
        </w:rPr>
        <w:fldChar w:fldCharType="end"/>
      </w:r>
      <w:r w:rsidRPr="001E6C27">
        <w:rPr>
          <w:rFonts w:ascii="Times New Roman" w:hAnsi="Times New Roman" w:cs="Times New Roman"/>
          <w:sz w:val="24"/>
          <w:szCs w:val="24"/>
        </w:rPr>
        <w:t xml:space="preserve">. Mass Dog Vaccination (MDV) and Anti Rabies Vaccination (ARV) were considered </w:t>
      </w:r>
      <w:del w:id="228" w:author="Mohammad Nayeem Hasan" w:date="2023-04-21T04:49:00Z">
        <w:r w:rsidRPr="001E6C27" w:rsidDel="008D5B3D">
          <w:rPr>
            <w:rFonts w:ascii="Times New Roman" w:hAnsi="Times New Roman" w:cs="Times New Roman"/>
            <w:sz w:val="24"/>
            <w:szCs w:val="24"/>
          </w:rPr>
          <w:delText xml:space="preserve">as </w:delText>
        </w:r>
      </w:del>
      <w:r w:rsidRPr="001E6C27">
        <w:rPr>
          <w:rFonts w:ascii="Times New Roman" w:hAnsi="Times New Roman" w:cs="Times New Roman"/>
          <w:sz w:val="24"/>
          <w:szCs w:val="24"/>
        </w:rPr>
        <w:t xml:space="preserve">explanatory variables in the ARIMAX model. </w:t>
      </w:r>
    </w:p>
    <w:p w14:paraId="6797AA1D" w14:textId="77777777" w:rsidR="00A5285A" w:rsidRPr="001E6C27" w:rsidRDefault="00A5285A" w:rsidP="00A5285A">
      <w:pPr>
        <w:spacing w:after="0" w:line="360" w:lineRule="auto"/>
        <w:rPr>
          <w:rFonts w:ascii="Times New Roman" w:hAnsi="Times New Roman" w:cs="Times New Roman"/>
          <w:sz w:val="24"/>
          <w:szCs w:val="24"/>
        </w:rPr>
      </w:pPr>
    </w:p>
    <w:p w14:paraId="4065F80C" w14:textId="77777777" w:rsidR="00A5285A" w:rsidRPr="001E6C27" w:rsidRDefault="00A5285A" w:rsidP="00A5285A">
      <w:pPr>
        <w:spacing w:after="0" w:line="360" w:lineRule="auto"/>
        <w:rPr>
          <w:rFonts w:ascii="Times New Roman" w:hAnsi="Times New Roman" w:cs="Times New Roman"/>
          <w:sz w:val="24"/>
          <w:szCs w:val="24"/>
        </w:rPr>
      </w:pPr>
      <w:r w:rsidRPr="001E6C27">
        <w:rPr>
          <w:rFonts w:ascii="Times New Roman" w:hAnsi="Times New Roman" w:cs="Times New Roman"/>
          <w:sz w:val="24"/>
          <w:szCs w:val="24"/>
        </w:rPr>
        <w:t xml:space="preserve">We predicted trends for the upcoming nine years (up to 2032) using both time series models with the data on rabies cases and showed them in the figure. R version 3.5.2.2, a statistical software, was used for all </w:t>
      </w:r>
      <w:r>
        <w:rPr>
          <w:rFonts w:ascii="Times New Roman" w:hAnsi="Times New Roman" w:cs="Times New Roman"/>
          <w:sz w:val="24"/>
          <w:szCs w:val="24"/>
        </w:rPr>
        <w:t>time-series analysis</w:t>
      </w:r>
      <w:r w:rsidRPr="001E6C27">
        <w:rPr>
          <w:rFonts w:ascii="Times New Roman" w:hAnsi="Times New Roman" w:cs="Times New Roman"/>
          <w:sz w:val="24"/>
          <w:szCs w:val="24"/>
        </w:rPr>
        <w:t>.</w:t>
      </w:r>
    </w:p>
    <w:p w14:paraId="22E9B236" w14:textId="77777777" w:rsidR="00A5285A" w:rsidRPr="001E6C27" w:rsidRDefault="00A5285A" w:rsidP="00A5285A">
      <w:pPr>
        <w:spacing w:after="0" w:line="360" w:lineRule="auto"/>
        <w:rPr>
          <w:rFonts w:ascii="Times New Roman" w:hAnsi="Times New Roman" w:cs="Times New Roman"/>
          <w:sz w:val="24"/>
          <w:szCs w:val="24"/>
        </w:rPr>
      </w:pPr>
    </w:p>
    <w:p w14:paraId="7A6690E3" w14:textId="77777777" w:rsidR="00A5285A" w:rsidRPr="0015469B" w:rsidRDefault="00A5285A" w:rsidP="00A5285A">
      <w:pPr>
        <w:spacing w:after="0" w:line="360" w:lineRule="auto"/>
        <w:rPr>
          <w:rFonts w:ascii="Times New Roman" w:hAnsi="Times New Roman" w:cs="Times New Roman"/>
          <w:i/>
          <w:iCs/>
          <w:sz w:val="24"/>
          <w:szCs w:val="24"/>
        </w:rPr>
      </w:pPr>
      <w:r w:rsidRPr="0015469B">
        <w:rPr>
          <w:rFonts w:ascii="Times New Roman" w:hAnsi="Times New Roman" w:cs="Times New Roman"/>
          <w:i/>
          <w:iCs/>
          <w:sz w:val="24"/>
          <w:szCs w:val="24"/>
        </w:rPr>
        <w:t>Empirical evaluation</w:t>
      </w:r>
    </w:p>
    <w:p w14:paraId="4BD15B69" w14:textId="47F051DA" w:rsidR="00A5285A" w:rsidRPr="001E6C27" w:rsidRDefault="00A5285A" w:rsidP="00A5285A">
      <w:pPr>
        <w:spacing w:after="0" w:line="360" w:lineRule="auto"/>
        <w:rPr>
          <w:rFonts w:ascii="Times New Roman" w:hAnsi="Times New Roman" w:cs="Times New Roman"/>
          <w:bCs/>
          <w:sz w:val="24"/>
          <w:szCs w:val="24"/>
        </w:rPr>
      </w:pPr>
      <w:r w:rsidRPr="001E6C27">
        <w:rPr>
          <w:rFonts w:ascii="Times New Roman" w:hAnsi="Times New Roman" w:cs="Times New Roman"/>
          <w:bCs/>
          <w:sz w:val="24"/>
          <w:szCs w:val="24"/>
        </w:rPr>
        <w:t>To assess the relevance of the predictions, we analyzed and compared the performance of the time series models using some of the generally used measures, including coefficient of determination (R</w:t>
      </w:r>
      <w:r w:rsidRPr="004F4A54">
        <w:rPr>
          <w:rFonts w:ascii="Times New Roman" w:hAnsi="Times New Roman" w:cs="Times New Roman"/>
          <w:bCs/>
          <w:sz w:val="24"/>
          <w:szCs w:val="24"/>
          <w:vertAlign w:val="superscript"/>
          <w:rPrChange w:id="229" w:author="Mohammad Nayeem Hasan" w:date="2023-04-21T02:54:00Z">
            <w:rPr>
              <w:rFonts w:ascii="Times New Roman" w:hAnsi="Times New Roman" w:cs="Times New Roman"/>
              <w:bCs/>
              <w:sz w:val="24"/>
              <w:szCs w:val="24"/>
            </w:rPr>
          </w:rPrChange>
        </w:rPr>
        <w:t>2</w:t>
      </w:r>
      <w:r w:rsidRPr="001E6C27">
        <w:rPr>
          <w:rFonts w:ascii="Times New Roman" w:hAnsi="Times New Roman" w:cs="Times New Roman"/>
          <w:bCs/>
          <w:sz w:val="24"/>
          <w:szCs w:val="24"/>
        </w:rPr>
        <w:t>), root mean square error (RMSE) and mean absolute error (MAE).</w:t>
      </w:r>
    </w:p>
    <w:p w14:paraId="39ACAA3B" w14:textId="77777777" w:rsidR="00A5285A" w:rsidRDefault="00A5285A" w:rsidP="00A5285A">
      <w:pPr>
        <w:spacing w:after="0" w:line="360" w:lineRule="auto"/>
        <w:rPr>
          <w:rFonts w:ascii="Times New Roman" w:hAnsi="Times New Roman" w:cs="Times New Roman"/>
          <w:bCs/>
          <w:sz w:val="24"/>
          <w:szCs w:val="24"/>
        </w:rPr>
      </w:pPr>
    </w:p>
    <w:p w14:paraId="300B602B" w14:textId="25369E99" w:rsidR="00A5285A" w:rsidRPr="00C552ED" w:rsidRDefault="00A5285A" w:rsidP="00A5285A">
      <w:pPr>
        <w:spacing w:after="0" w:line="360" w:lineRule="auto"/>
        <w:rPr>
          <w:rFonts w:ascii="Times New Roman" w:hAnsi="Times New Roman" w:cs="Times New Roman"/>
          <w:sz w:val="24"/>
          <w:szCs w:val="24"/>
        </w:rPr>
      </w:pPr>
      <w:r w:rsidRPr="00C552ED">
        <w:rPr>
          <w:rFonts w:ascii="Times New Roman" w:hAnsi="Times New Roman" w:cs="Times New Roman"/>
          <w:bCs/>
          <w:sz w:val="24"/>
          <w:szCs w:val="24"/>
        </w:rPr>
        <w:t xml:space="preserve">We also performed </w:t>
      </w:r>
      <w:r w:rsidRPr="00C552ED">
        <w:rPr>
          <w:rFonts w:ascii="Times New Roman" w:hAnsi="Times New Roman" w:cs="Times New Roman"/>
          <w:sz w:val="24"/>
          <w:szCs w:val="24"/>
        </w:rPr>
        <w:t>Spearman rank correlation coefficients between key rabies patient characteristics and ARV variables to identify the association between the variables. Hierarchical clustering using Pearson correlation coefficients was used to visualize associations between variables and possible clusters using pairwise comparisons to adjust correlations as a measure of dissimilarity and the dist</w:t>
      </w:r>
      <w:ins w:id="230" w:author="Mohammad Nayeem Hasan" w:date="2023-04-21T02:55:00Z">
        <w:r w:rsidR="004F4A54">
          <w:rPr>
            <w:rFonts w:ascii="Times New Roman" w:hAnsi="Times New Roman" w:cs="Times New Roman"/>
            <w:sz w:val="24"/>
            <w:szCs w:val="24"/>
          </w:rPr>
          <w:t>ribution</w:t>
        </w:r>
      </w:ins>
      <w:r w:rsidRPr="00C552ED">
        <w:rPr>
          <w:rFonts w:ascii="Times New Roman" w:hAnsi="Times New Roman" w:cs="Times New Roman"/>
          <w:sz w:val="24"/>
          <w:szCs w:val="24"/>
        </w:rPr>
        <w:t xml:space="preserve"> function in R</w:t>
      </w:r>
      <w:ins w:id="231" w:author="Mohammad Nayeem Hasan" w:date="2023-04-21T02:55:00Z">
        <w:r w:rsidR="004F4A54">
          <w:rPr>
            <w:rFonts w:ascii="Times New Roman" w:hAnsi="Times New Roman" w:cs="Times New Roman"/>
            <w:sz w:val="24"/>
            <w:szCs w:val="24"/>
          </w:rPr>
          <w:t xml:space="preserve"> so</w:t>
        </w:r>
      </w:ins>
      <w:ins w:id="232" w:author="Mohammad Nayeem Hasan" w:date="2023-04-21T02:56:00Z">
        <w:r w:rsidR="004F4A54">
          <w:rPr>
            <w:rFonts w:ascii="Times New Roman" w:hAnsi="Times New Roman" w:cs="Times New Roman"/>
            <w:sz w:val="24"/>
            <w:szCs w:val="24"/>
          </w:rPr>
          <w:t>ftware</w:t>
        </w:r>
      </w:ins>
      <w:r w:rsidRPr="00C552ED">
        <w:rPr>
          <w:rFonts w:ascii="Times New Roman" w:hAnsi="Times New Roman" w:cs="Times New Roman"/>
          <w:sz w:val="24"/>
          <w:szCs w:val="24"/>
        </w:rPr>
        <w:t>.</w:t>
      </w:r>
    </w:p>
    <w:p w14:paraId="3F751714" w14:textId="77777777" w:rsidR="00A5285A" w:rsidRPr="001E6C27" w:rsidRDefault="00A5285A" w:rsidP="00A5285A">
      <w:pPr>
        <w:spacing w:after="0" w:line="360" w:lineRule="auto"/>
        <w:rPr>
          <w:rFonts w:ascii="Times New Roman" w:hAnsi="Times New Roman" w:cs="Times New Roman"/>
          <w:bCs/>
          <w:sz w:val="24"/>
          <w:szCs w:val="24"/>
        </w:rPr>
      </w:pPr>
    </w:p>
    <w:p w14:paraId="0A0342B8" w14:textId="77777777" w:rsidR="00A5285A" w:rsidRPr="001E6C27" w:rsidRDefault="00A5285A" w:rsidP="00A5285A">
      <w:pPr>
        <w:spacing w:line="360" w:lineRule="auto"/>
        <w:rPr>
          <w:rFonts w:ascii="Times New Roman" w:hAnsi="Times New Roman" w:cs="Times New Roman"/>
          <w:sz w:val="24"/>
          <w:szCs w:val="24"/>
        </w:rPr>
      </w:pPr>
      <w:r w:rsidRPr="001E6C27">
        <w:rPr>
          <w:rFonts w:ascii="Times New Roman" w:hAnsi="Times New Roman" w:cs="Times New Roman"/>
          <w:b/>
          <w:iCs/>
          <w:sz w:val="24"/>
          <w:szCs w:val="24"/>
        </w:rPr>
        <w:t>Cartographic display</w:t>
      </w:r>
    </w:p>
    <w:p w14:paraId="3A234843" w14:textId="2F59C24F" w:rsidR="00A5285A" w:rsidRPr="001E6C27" w:rsidRDefault="00A5285A" w:rsidP="00A5285A">
      <w:pPr>
        <w:spacing w:line="360" w:lineRule="auto"/>
        <w:rPr>
          <w:rFonts w:ascii="Times New Roman" w:hAnsi="Times New Roman" w:cs="Times New Roman"/>
          <w:sz w:val="24"/>
          <w:szCs w:val="24"/>
        </w:rPr>
      </w:pPr>
      <w:r w:rsidRPr="001E6C27">
        <w:rPr>
          <w:rFonts w:ascii="Times New Roman" w:hAnsi="Times New Roman" w:cs="Times New Roman"/>
          <w:sz w:val="24"/>
          <w:szCs w:val="24"/>
        </w:rPr>
        <w:t>The cartographic boundary files, which are used to create maps, were downloaded from the DIVA-GIS</w:t>
      </w:r>
      <w:r w:rsidRPr="001E6C27">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&lt;EndNote&gt;&lt;Cite&gt;&lt;Year&gt;2023&lt;/Year&gt;&lt;RecNum&gt;20&lt;/RecNum&gt;&lt;DisplayText&gt;&lt;style face="superscript"&gt;42&lt;/style&gt;&lt;/DisplayText&gt;&lt;record&gt;&lt;rec-number&gt;20&lt;/rec-number&gt;&lt;foreign-keys&gt;&lt;key app="EN" db-id="9rvarrapvs2dxme9r0pppzfct9v22rx5ett9" timestamp="1679797799"&gt;20&lt;/key&gt;&lt;/foreign-keys&gt;&lt;ref-type name="Journal Article"&gt;17&lt;/ref-type&gt;&lt;contributors&gt;&lt;/contributors&gt;&lt;titles&gt;&lt;title&gt;DIVA-GIS. Download data by country. https://www.diva-gis.org/gdata. Accessed 25 Jan 2023.&lt;/title&gt;&lt;/titles&gt;&lt;dates&gt;&lt;year&gt;2023&lt;/year&gt;&lt;/dates&gt;&lt;urls&gt;&lt;/urls&gt;&lt;/record&gt;&lt;/Cite&gt;&lt;Cite&gt;&lt;Year&gt;2023&lt;/Year&gt;&lt;RecNum&gt;20&lt;/RecNum&gt;&lt;record&gt;&lt;rec-number&gt;20&lt;/rec-number&gt;&lt;foreign-keys&gt;&lt;key app="EN" db-id="9rvarrapvs2dxme9r0pppzfct9v22rx5ett9" timestamp="1679797799"&gt;20&lt;/key&gt;&lt;/foreign-keys&gt;&lt;ref-type name="Journal Article"&gt;17&lt;/ref-type&gt;&lt;contributors&gt;&lt;/contributors&gt;&lt;titles&gt;&lt;title&gt;DIVA-GIS. Download data by country. https://www.diva-gis.org/gdata. Accessed 25 Jan 2023.&lt;/title&gt;&lt;/titles&gt;&lt;dates&gt;&lt;year&gt;2023&lt;/year&gt;&lt;/dates&gt;&lt;urls&gt;&lt;/urls&gt;&lt;/record&gt;&lt;/Cite&gt;&lt;/EndNote&gt;</w:instrText>
      </w:r>
      <w:r w:rsidRPr="001E6C27">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42</w:t>
      </w:r>
      <w:r w:rsidRPr="001E6C27">
        <w:rPr>
          <w:rFonts w:ascii="Times New Roman" w:hAnsi="Times New Roman" w:cs="Times New Roman"/>
          <w:sz w:val="24"/>
          <w:szCs w:val="24"/>
        </w:rPr>
        <w:fldChar w:fldCharType="end"/>
      </w:r>
      <w:r w:rsidRPr="001E6C27">
        <w:rPr>
          <w:rFonts w:ascii="Times New Roman" w:hAnsi="Times New Roman" w:cs="Times New Roman"/>
          <w:sz w:val="24"/>
          <w:szCs w:val="24"/>
        </w:rPr>
        <w:t>. All cartographic displays were performed in ArcGIS version 10.8.1</w:t>
      </w:r>
      <w:r w:rsidRPr="001E6C27">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&lt;EndNote&gt;&lt;Cite&gt;&lt;RecNum&gt;21&lt;/RecNum&gt;&lt;DisplayText&gt;&lt;style face="superscript"&gt;43&lt;/style&gt;&lt;/DisplayText&gt;&lt;record&gt;&lt;rec-number&gt;21&lt;/rec-number&gt;&lt;foreign-keys&gt;&lt;key app="EN" db-id="9rvarrapvs2dxme9r0pppzfct9v22rx5ett9" timestamp="1679797870"&gt;21&lt;/key&gt;&lt;/foreign-keys&gt;&lt;ref-type name="Journal Article"&gt;17&lt;/ref-type&gt;&lt;contributors&gt;&lt;/contributors&gt;&lt;titles&gt;&lt;title&gt;Introducing ArcGIS Enterprise 10.8.1. https://www.esri.com/arcgis-blog/products/arcgis-enterprise/announcements/arcgis-enterprise-10-8-1/. Accessed 25 January 2023.&lt;/title&gt;&lt;/titles&gt;&lt;dates&gt;&lt;/dates&gt;&lt;urls&gt;&lt;/urls&gt;&lt;/record&gt;&lt;/Cite&gt;&lt;Cite&gt;&lt;RecNum&gt;21&lt;/RecNum&gt;&lt;record&gt;&lt;rec-number&gt;21&lt;/rec-number&gt;&lt;foreign-keys&gt;&lt;key app="EN" db-id="9rvarrapvs2dxme9r0pppzfct9v22rx5ett9" timestamp="1679797870"&gt;21&lt;/key&gt;&lt;/foreign-keys&gt;&lt;ref-type name="Journal Article"&gt;17&lt;/ref-type&gt;&lt;contributors&gt;&lt;/contributors&gt;&lt;titles&gt;&lt;title&gt;Introducing ArcGIS Enterprise 10.8.1. https://www.esri.com/arcgis-blog/products/arcgis-enterprise/announcements/arcgis-enterprise-10-8-1/. Accessed 25 January 2023.&lt;/title&gt;&lt;/titles&gt;&lt;dates&gt;&lt;/dates&gt;&lt;urls&gt;&lt;/urls&gt;&lt;/record&gt;&lt;/Cite&gt;&lt;/EndNote&gt;</w:instrText>
      </w:r>
      <w:r w:rsidRPr="001E6C27">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43</w:t>
      </w:r>
      <w:r w:rsidRPr="001E6C27">
        <w:rPr>
          <w:rFonts w:ascii="Times New Roman" w:hAnsi="Times New Roman" w:cs="Times New Roman"/>
          <w:sz w:val="24"/>
          <w:szCs w:val="24"/>
        </w:rPr>
        <w:fldChar w:fldCharType="end"/>
      </w:r>
      <w:r w:rsidRPr="001E6C27">
        <w:rPr>
          <w:rFonts w:ascii="Times New Roman" w:hAnsi="Times New Roman" w:cs="Times New Roman"/>
          <w:sz w:val="24"/>
          <w:szCs w:val="24"/>
        </w:rPr>
        <w:t xml:space="preserve">. Choropleth maps were used to display the district-level geographic distribution of rabies </w:t>
      </w:r>
      <w:del w:id="233" w:author="Mohammad Nayeem Hasan" w:date="2023-04-21T04:50:00Z">
        <w:r w:rsidRPr="001E6C27" w:rsidDel="00135481">
          <w:rPr>
            <w:rFonts w:ascii="Times New Roman" w:hAnsi="Times New Roman" w:cs="Times New Roman"/>
            <w:sz w:val="24"/>
            <w:szCs w:val="24"/>
          </w:rPr>
          <w:delText>case</w:delText>
        </w:r>
      </w:del>
      <w:ins w:id="234" w:author="Mohammad Nayeem Hasan" w:date="2023-04-21T04:50:00Z">
        <w:r w:rsidR="00135481">
          <w:rPr>
            <w:rFonts w:ascii="Times New Roman" w:hAnsi="Times New Roman" w:cs="Times New Roman"/>
            <w:sz w:val="24"/>
            <w:szCs w:val="24"/>
          </w:rPr>
          <w:t>cases</w:t>
        </w:r>
      </w:ins>
      <w:r w:rsidRPr="001E6C27">
        <w:rPr>
          <w:rFonts w:ascii="Times New Roman" w:hAnsi="Times New Roman" w:cs="Times New Roman"/>
          <w:sz w:val="24"/>
          <w:szCs w:val="24"/>
        </w:rPr>
        <w:t xml:space="preserve">, </w:t>
      </w:r>
      <w:del w:id="235" w:author="Mohammad Nayeem Hasan" w:date="2023-04-21T04:49:00Z">
        <w:r w:rsidRPr="001E6C27" w:rsidDel="008D5B3D">
          <w:rPr>
            <w:rFonts w:ascii="Times New Roman" w:hAnsi="Times New Roman" w:cs="Times New Roman"/>
            <w:sz w:val="24"/>
            <w:szCs w:val="24"/>
          </w:rPr>
          <w:delText>human to dog</w:delText>
        </w:r>
      </w:del>
      <w:ins w:id="236" w:author="Mohammad Nayeem Hasan" w:date="2023-04-21T04:49:00Z">
        <w:r w:rsidR="008D5B3D">
          <w:rPr>
            <w:rFonts w:ascii="Times New Roman" w:hAnsi="Times New Roman" w:cs="Times New Roman"/>
            <w:sz w:val="24"/>
            <w:szCs w:val="24"/>
          </w:rPr>
          <w:t>human-to-dog</w:t>
        </w:r>
      </w:ins>
      <w:r w:rsidRPr="001E6C27">
        <w:rPr>
          <w:rFonts w:ascii="Times New Roman" w:hAnsi="Times New Roman" w:cs="Times New Roman"/>
          <w:sz w:val="24"/>
          <w:szCs w:val="24"/>
        </w:rPr>
        <w:t xml:space="preserve"> ratio, number of vaccinated dogs, and percentage of vaccination coverage using </w:t>
      </w:r>
      <w:proofErr w:type="spellStart"/>
      <w:r w:rsidRPr="001E6C27">
        <w:rPr>
          <w:rFonts w:ascii="Times New Roman" w:hAnsi="Times New Roman" w:cs="Times New Roman"/>
          <w:sz w:val="24"/>
          <w:szCs w:val="24"/>
        </w:rPr>
        <w:t>Jenk’s</w:t>
      </w:r>
      <w:proofErr w:type="spellEnd"/>
      <w:r w:rsidRPr="001E6C27">
        <w:rPr>
          <w:rFonts w:ascii="Times New Roman" w:hAnsi="Times New Roman" w:cs="Times New Roman"/>
          <w:sz w:val="24"/>
          <w:szCs w:val="24"/>
        </w:rPr>
        <w:t xml:space="preserve"> optimization classification scheme. </w:t>
      </w:r>
    </w:p>
    <w:p w14:paraId="76980DC0" w14:textId="77777777" w:rsidR="00A5285A" w:rsidRPr="001E6C27" w:rsidRDefault="00A5285A" w:rsidP="00A5285A">
      <w:pPr>
        <w:spacing w:line="360" w:lineRule="auto"/>
        <w:rPr>
          <w:rFonts w:ascii="Times New Roman" w:hAnsi="Times New Roman" w:cs="Times New Roman"/>
          <w:b/>
          <w:bCs/>
          <w:sz w:val="24"/>
          <w:szCs w:val="24"/>
        </w:rPr>
      </w:pPr>
      <w:r w:rsidRPr="001E6C27">
        <w:rPr>
          <w:rFonts w:ascii="Times New Roman" w:hAnsi="Times New Roman" w:cs="Times New Roman"/>
          <w:b/>
          <w:bCs/>
          <w:sz w:val="24"/>
          <w:szCs w:val="24"/>
        </w:rPr>
        <w:t>Phylogenetic Analysis</w:t>
      </w:r>
    </w:p>
    <w:p w14:paraId="42546FAB" w14:textId="25A17C8F" w:rsidR="00A5285A" w:rsidRPr="00246B6E" w:rsidRDefault="00A5285A" w:rsidP="00A5285A">
      <w:pPr>
        <w:spacing w:line="360" w:lineRule="auto"/>
        <w:rPr>
          <w:rFonts w:ascii="Times New Roman" w:hAnsi="Times New Roman" w:cs="Times New Roman"/>
          <w:sz w:val="24"/>
          <w:szCs w:val="24"/>
        </w:rPr>
      </w:pPr>
      <w:r w:rsidRPr="001E6C27">
        <w:rPr>
          <w:rFonts w:ascii="Times New Roman" w:hAnsi="Times New Roman" w:cs="Times New Roman"/>
          <w:color w:val="222222"/>
          <w:sz w:val="24"/>
          <w:szCs w:val="24"/>
          <w:shd w:val="clear" w:color="auto" w:fill="FFFFFF"/>
        </w:rPr>
        <w:t xml:space="preserve">We used the complete genome sequences of the N gene of </w:t>
      </w:r>
      <w:ins w:id="237" w:author="Mohammad Nayeem Hasan" w:date="2023-04-21T04:49:00Z">
        <w:r w:rsidR="008D5B3D">
          <w:rPr>
            <w:rFonts w:ascii="Times New Roman" w:hAnsi="Times New Roman" w:cs="Times New Roman"/>
            <w:color w:val="222222"/>
            <w:sz w:val="24"/>
            <w:szCs w:val="24"/>
            <w:shd w:val="clear" w:color="auto" w:fill="FFFFFF"/>
          </w:rPr>
          <w:t xml:space="preserve">the </w:t>
        </w:r>
      </w:ins>
      <w:r w:rsidRPr="001E6C27">
        <w:rPr>
          <w:rFonts w:ascii="Times New Roman" w:hAnsi="Times New Roman" w:cs="Times New Roman"/>
          <w:color w:val="222222"/>
          <w:sz w:val="24"/>
          <w:szCs w:val="24"/>
          <w:shd w:val="clear" w:color="auto" w:fill="FFFFFF"/>
        </w:rPr>
        <w:t xml:space="preserve">arctic-like rabies virus from Bangladesh (GenBank accession number AB699214.1) and blasted in National Center for Biotechnology Information (NCBI) to generate a phylogenetic tree. Then we downloaded 68 complete genome sequences of the N gene from Bangladesh, India, Pakistan, Nepal, Afghanistan, and Bhutan. The sequences were aligned by </w:t>
      </w:r>
      <w:ins w:id="238" w:author="Mohammad Nayeem Hasan" w:date="2023-04-21T04:50:00Z">
        <w:r w:rsidR="00135481">
          <w:rPr>
            <w:rFonts w:ascii="Times New Roman" w:hAnsi="Times New Roman" w:cs="Times New Roman"/>
            <w:color w:val="222222"/>
            <w:sz w:val="24"/>
            <w:szCs w:val="24"/>
            <w:shd w:val="clear" w:color="auto" w:fill="FFFFFF"/>
          </w:rPr>
          <w:t xml:space="preserve">the </w:t>
        </w:r>
      </w:ins>
      <w:r w:rsidRPr="001E6C27">
        <w:rPr>
          <w:rFonts w:ascii="Times New Roman" w:hAnsi="Times New Roman" w:cs="Times New Roman"/>
          <w:color w:val="222222"/>
          <w:sz w:val="24"/>
          <w:szCs w:val="24"/>
          <w:shd w:val="clear" w:color="auto" w:fill="FFFFFF"/>
        </w:rPr>
        <w:t xml:space="preserve">MUSCLE method in MEGA 11 software. The phylogenetic relationship of N sequences was determined by using the neighbor-joining method in MEGA 11. The maximum likelihood phylogenetic trees of the N segment were generated by using the </w:t>
      </w:r>
      <w:r w:rsidRPr="001E6C27">
        <w:rPr>
          <w:rFonts w:ascii="Times New Roman" w:hAnsi="Times New Roman" w:cs="Times New Roman"/>
          <w:sz w:val="24"/>
          <w:szCs w:val="24"/>
        </w:rPr>
        <w:t>Hasegawa‐</w:t>
      </w:r>
      <w:proofErr w:type="spellStart"/>
      <w:r w:rsidRPr="001E6C27">
        <w:rPr>
          <w:rFonts w:ascii="Times New Roman" w:hAnsi="Times New Roman" w:cs="Times New Roman"/>
          <w:sz w:val="24"/>
          <w:szCs w:val="24"/>
        </w:rPr>
        <w:t>Kishino</w:t>
      </w:r>
      <w:proofErr w:type="spellEnd"/>
      <w:r w:rsidRPr="001E6C27">
        <w:rPr>
          <w:rFonts w:ascii="Times New Roman" w:hAnsi="Times New Roman" w:cs="Times New Roman"/>
          <w:sz w:val="24"/>
          <w:szCs w:val="24"/>
        </w:rPr>
        <w:t>‐</w:t>
      </w:r>
      <w:proofErr w:type="spellStart"/>
      <w:r w:rsidRPr="001E6C27">
        <w:rPr>
          <w:rFonts w:ascii="Times New Roman" w:hAnsi="Times New Roman" w:cs="Times New Roman"/>
          <w:sz w:val="24"/>
          <w:szCs w:val="24"/>
        </w:rPr>
        <w:t>YanoJukes</w:t>
      </w:r>
      <w:proofErr w:type="spellEnd"/>
      <w:r w:rsidRPr="001E6C27">
        <w:rPr>
          <w:rFonts w:ascii="Times New Roman" w:hAnsi="Times New Roman" w:cs="Times New Roman"/>
          <w:sz w:val="24"/>
          <w:szCs w:val="24"/>
        </w:rPr>
        <w:t xml:space="preserve"> model with a bootstrap value of 1000</w:t>
      </w:r>
      <w:r w:rsidR="00503795">
        <w:rPr>
          <w:rFonts w:ascii="Times New Roman" w:hAnsi="Times New Roman" w:cs="Times New Roman"/>
          <w:sz w:val="24"/>
          <w:szCs w:val="24"/>
        </w:rPr>
        <w:fldChar w:fldCharType="begin"/>
      </w:r>
      <w:r w:rsidR="00F35429">
        <w:rPr>
          <w:rFonts w:ascii="Times New Roman" w:hAnsi="Times New Roman" w:cs="Times New Roman"/>
          <w:sz w:val="24"/>
          <w:szCs w:val="24"/>
        </w:rPr>
        <w:instrText xml:space="preserve"> ADDIN EN.CITE &lt;EndNote&gt;&lt;Cite&gt;&lt;Author&gt;Troupin&lt;/Author&gt;&lt;Year&gt;2016&lt;/Year&gt;&lt;RecNum&gt;54&lt;/RecNum&gt;&lt;DisplayText&gt;&lt;style face="superscript"&gt;44,45&lt;/style&gt;&lt;/DisplayText&gt;&lt;record&gt;&lt;rec-number&gt;54&lt;/rec-number&gt;&lt;foreign-keys&gt;&lt;key app="EN" db-id="9rvarrapvs2dxme9r0pppzfct9v22rx5ett9" timestamp="1680751717"&gt;54&lt;/key&gt;&lt;/foreign-keys&gt;&lt;ref-type name="Journal Article"&gt;17&lt;/ref-type&gt;&lt;contributors&gt;&lt;authors&gt;&lt;author&gt;Troupin, Cecile&lt;/author&gt;&lt;author&gt;Dacheux, Laurent&lt;/author&gt;&lt;author&gt;Tanguy, Marion&lt;/author&gt;&lt;author&gt;Sabeta, Claude&lt;/author&gt;&lt;author&gt;Blanc, Herve&lt;/author&gt;&lt;author&gt;Bouchier, Christiane&lt;/author&gt;&lt;author&gt;Vignuzzi, Marco&lt;/author&gt;&lt;author&gt;Duchene, Sebastian&lt;/author&gt;&lt;author&gt;Holmes, Edward C&lt;/author&gt;&lt;author&gt;Bourhy, Herve&lt;/author&gt;&lt;/authors&gt;&lt;/contributors&gt;&lt;titles&gt;&lt;title&gt;Large-scale phylogenomic analysis reveals the complex evolutionary history of rabies virus in multiple carnivore hosts&lt;/title&gt;&lt;secondary-title&gt;PLoS pathogens&lt;/secondary-title&gt;&lt;/titles&gt;&lt;periodical&gt;&lt;full-title&gt;PLoS pathogens&lt;/full-title&gt;&lt;/periodical&gt;&lt;pages&gt;e1006041&lt;/pages&gt;&lt;volume&gt;12&lt;/volume&gt;&lt;number&gt;12&lt;/number&gt;&lt;dates&gt;&lt;year&gt;2016&lt;/year&gt;&lt;/dates&gt;&lt;isbn&gt;1553-7366&lt;/isbn&gt;&lt;urls&gt;&lt;/urls&gt;&lt;/record&gt;&lt;/Cite&gt;&lt;Cite&gt;&lt;Author&gt;Shimodaira&lt;/Author&gt;&lt;Year&gt;2019&lt;/Year&gt;&lt;RecNum&gt;56&lt;/RecNum&gt;&lt;record&gt;&lt;rec-number&gt;56&lt;/rec-number&gt;&lt;foreign-keys&gt;&lt;key app="EN" db-id="9rvarrapvs2dxme9r0pppzfct9v22rx5ett9" timestamp="1680751825"&gt;56&lt;/key&gt;&lt;/foreign-keys&gt;&lt;ref-type name="Journal Article"&gt;17&lt;/ref-type&gt;&lt;contributors&gt;&lt;authors&gt;&lt;author&gt;Shimodaira, Hidetoshi&lt;/author&gt;&lt;author&gt;Terada, Yoshikazu&lt;/author&gt;&lt;/authors&gt;&lt;/contributors&gt;&lt;titles&gt;&lt;title&gt;Selective inference for testing trees and edges in phylogenetics&lt;/title&gt;&lt;secondary-title&gt;Frontiers in ecology and evolution&lt;/secondary-title&gt;&lt;/titles&gt;&lt;periodical&gt;&lt;full-title&gt;Frontiers in ecology and evolution&lt;/full-title&gt;&lt;/periodical&gt;&lt;pages&gt;174&lt;/pages&gt;&lt;volume&gt;7&lt;/volume&gt;&lt;dates&gt;&lt;year&gt;2019&lt;/year&gt;&lt;/dates&gt;&lt;isbn&gt;2296-701X&lt;/isbn&gt;&lt;urls&gt;&lt;/urls&gt;&lt;/record&gt;&lt;/Cite&gt;&lt;/EndNote&gt;</w:instrText>
      </w:r>
      <w:r w:rsidR="00503795">
        <w:rPr>
          <w:rFonts w:ascii="Times New Roman" w:hAnsi="Times New Roman" w:cs="Times New Roman"/>
          <w:sz w:val="24"/>
          <w:szCs w:val="24"/>
        </w:rPr>
        <w:fldChar w:fldCharType="separate"/>
      </w:r>
      <w:r w:rsidR="00F35429" w:rsidRPr="00F35429">
        <w:rPr>
          <w:rFonts w:ascii="Times New Roman" w:hAnsi="Times New Roman" w:cs="Times New Roman"/>
          <w:noProof/>
          <w:sz w:val="24"/>
          <w:szCs w:val="24"/>
          <w:vertAlign w:val="superscript"/>
        </w:rPr>
        <w:t>44,45</w:t>
      </w:r>
      <w:r w:rsidR="00503795">
        <w:rPr>
          <w:rFonts w:ascii="Times New Roman" w:hAnsi="Times New Roman" w:cs="Times New Roman"/>
          <w:sz w:val="24"/>
          <w:szCs w:val="24"/>
        </w:rPr>
        <w:fldChar w:fldCharType="end"/>
      </w:r>
      <w:r w:rsidRPr="001E6C27">
        <w:rPr>
          <w:rFonts w:ascii="Times New Roman" w:hAnsi="Times New Roman" w:cs="Times New Roman"/>
          <w:sz w:val="24"/>
          <w:szCs w:val="24"/>
        </w:rPr>
        <w:t xml:space="preserve">. Finally, the phylogenetic tree was visualized in </w:t>
      </w:r>
      <w:proofErr w:type="spellStart"/>
      <w:r w:rsidRPr="001E6C27">
        <w:rPr>
          <w:rFonts w:ascii="Times New Roman" w:hAnsi="Times New Roman" w:cs="Times New Roman"/>
          <w:sz w:val="24"/>
          <w:szCs w:val="24"/>
        </w:rPr>
        <w:t>FigTree</w:t>
      </w:r>
      <w:proofErr w:type="spellEnd"/>
      <w:r w:rsidRPr="001E6C27">
        <w:rPr>
          <w:rFonts w:ascii="Times New Roman" w:hAnsi="Times New Roman" w:cs="Times New Roman"/>
          <w:sz w:val="24"/>
          <w:szCs w:val="24"/>
        </w:rPr>
        <w:t xml:space="preserve"> version v1.4.3. The viruses from Bangladesh were labeled red.  </w:t>
      </w:r>
    </w:p>
    <w:p w14:paraId="70F53206" w14:textId="77777777" w:rsidR="00E051AD" w:rsidRDefault="00E051AD" w:rsidP="001E6C27">
      <w:pPr>
        <w:spacing w:after="0" w:line="360" w:lineRule="auto"/>
        <w:rPr>
          <w:rFonts w:ascii="Times New Roman" w:hAnsi="Times New Roman" w:cs="Times New Roman"/>
          <w:sz w:val="24"/>
          <w:szCs w:val="24"/>
        </w:rPr>
      </w:pPr>
    </w:p>
    <w:p w14:paraId="23290F8F" w14:textId="77777777" w:rsidR="0027291B" w:rsidRDefault="00CF3EC3" w:rsidP="001E6C27">
      <w:pPr>
        <w:spacing w:after="0" w:line="360" w:lineRule="auto"/>
        <w:rPr>
          <w:rFonts w:ascii="Times New Roman" w:hAnsi="Times New Roman" w:cs="Times New Roman"/>
          <w:sz w:val="24"/>
          <w:szCs w:val="24"/>
        </w:rPr>
      </w:pPr>
      <w:r w:rsidRPr="0027291B">
        <w:rPr>
          <w:rFonts w:ascii="Times New Roman" w:hAnsi="Times New Roman" w:cs="Times New Roman"/>
          <w:b/>
          <w:bCs/>
          <w:sz w:val="24"/>
          <w:szCs w:val="24"/>
        </w:rPr>
        <w:lastRenderedPageBreak/>
        <w:t>Data availability</w:t>
      </w:r>
      <w:r w:rsidRPr="0027291B">
        <w:rPr>
          <w:rFonts w:ascii="Times New Roman" w:hAnsi="Times New Roman" w:cs="Times New Roman"/>
          <w:sz w:val="24"/>
          <w:szCs w:val="24"/>
        </w:rPr>
        <w:t xml:space="preserve"> </w:t>
      </w:r>
    </w:p>
    <w:p w14:paraId="651770BC" w14:textId="242E66C3" w:rsidR="00A5285A" w:rsidRPr="0027291B" w:rsidRDefault="00CF3EC3" w:rsidP="001E6C27">
      <w:pPr>
        <w:spacing w:after="0" w:line="360" w:lineRule="auto"/>
        <w:rPr>
          <w:rFonts w:ascii="Times New Roman" w:hAnsi="Times New Roman" w:cs="Times New Roman"/>
          <w:sz w:val="24"/>
          <w:szCs w:val="24"/>
        </w:rPr>
      </w:pPr>
      <w:r w:rsidRPr="0027291B">
        <w:rPr>
          <w:rFonts w:ascii="Times New Roman" w:hAnsi="Times New Roman" w:cs="Times New Roman"/>
          <w:sz w:val="24"/>
          <w:szCs w:val="24"/>
        </w:rPr>
        <w:t>Data supporting the findings of this work are available within the paper and its Supplementary Information files.</w:t>
      </w:r>
    </w:p>
    <w:p w14:paraId="3C4D74C4" w14:textId="77777777" w:rsidR="00A5285A" w:rsidRPr="001E6C27" w:rsidRDefault="00A5285A" w:rsidP="001E6C27">
      <w:pPr>
        <w:spacing w:after="0" w:line="360" w:lineRule="auto"/>
        <w:rPr>
          <w:rFonts w:ascii="Times New Roman" w:hAnsi="Times New Roman" w:cs="Times New Roman"/>
          <w:sz w:val="24"/>
          <w:szCs w:val="24"/>
        </w:rPr>
      </w:pPr>
    </w:p>
    <w:p w14:paraId="3C61071B" w14:textId="1BDFBA27" w:rsidR="00E76257" w:rsidRPr="001E6C27" w:rsidRDefault="00C50DA9" w:rsidP="001E6C27">
      <w:pPr>
        <w:spacing w:after="0" w:line="360" w:lineRule="auto"/>
        <w:rPr>
          <w:rFonts w:ascii="Times New Roman" w:hAnsi="Times New Roman" w:cs="Times New Roman"/>
          <w:b/>
          <w:bCs/>
          <w:sz w:val="24"/>
          <w:szCs w:val="24"/>
        </w:rPr>
      </w:pPr>
      <w:r w:rsidRPr="001E6C27">
        <w:rPr>
          <w:rFonts w:ascii="Times New Roman" w:hAnsi="Times New Roman" w:cs="Times New Roman"/>
          <w:b/>
          <w:bCs/>
          <w:sz w:val="24"/>
          <w:szCs w:val="24"/>
        </w:rPr>
        <w:t>Reference</w:t>
      </w:r>
    </w:p>
    <w:p w14:paraId="3C61071D" w14:textId="77777777" w:rsidR="00E76257" w:rsidRPr="001E6C27" w:rsidRDefault="00E76257" w:rsidP="001E6C27">
      <w:pPr>
        <w:spacing w:after="0" w:line="360" w:lineRule="auto"/>
        <w:rPr>
          <w:rFonts w:ascii="Times New Roman" w:hAnsi="Times New Roman" w:cs="Times New Roman"/>
          <w:sz w:val="24"/>
          <w:szCs w:val="24"/>
        </w:rPr>
      </w:pPr>
    </w:p>
    <w:p w14:paraId="418899FE" w14:textId="77777777" w:rsidR="0045388A" w:rsidRPr="001E6C27" w:rsidRDefault="0045388A" w:rsidP="001E6C27">
      <w:pPr>
        <w:spacing w:after="0" w:line="360" w:lineRule="auto"/>
        <w:rPr>
          <w:rFonts w:ascii="Times New Roman" w:hAnsi="Times New Roman" w:cs="Times New Roman"/>
          <w:sz w:val="24"/>
          <w:szCs w:val="24"/>
        </w:rPr>
      </w:pPr>
    </w:p>
    <w:p w14:paraId="01ABAB36" w14:textId="77777777" w:rsidR="0041491A" w:rsidRPr="0041491A" w:rsidRDefault="0045388A" w:rsidP="0041491A">
      <w:pPr>
        <w:pStyle w:val="EndNoteBibliography"/>
        <w:rPr>
          <w:noProof/>
        </w:rPr>
      </w:pPr>
      <w:r w:rsidRPr="001E6C27">
        <w:rPr>
          <w:rFonts w:ascii="Times New Roman" w:hAnsi="Times New Roman" w:cs="Times New Roman"/>
          <w:sz w:val="24"/>
          <w:szCs w:val="24"/>
        </w:rPr>
        <w:fldChar w:fldCharType="begin"/>
      </w:r>
      <w:r w:rsidRPr="001E6C27">
        <w:rPr>
          <w:rFonts w:ascii="Times New Roman" w:hAnsi="Times New Roman" w:cs="Times New Roman"/>
          <w:sz w:val="24"/>
          <w:szCs w:val="24"/>
        </w:rPr>
        <w:instrText xml:space="preserve"> ADDIN EN.REFLIST </w:instrText>
      </w:r>
      <w:r w:rsidRPr="001E6C27">
        <w:rPr>
          <w:rFonts w:ascii="Times New Roman" w:hAnsi="Times New Roman" w:cs="Times New Roman"/>
          <w:sz w:val="24"/>
          <w:szCs w:val="24"/>
        </w:rPr>
        <w:fldChar w:fldCharType="separate"/>
      </w:r>
      <w:r w:rsidR="0041491A" w:rsidRPr="0041491A">
        <w:rPr>
          <w:noProof/>
        </w:rPr>
        <w:t>1.</w:t>
      </w:r>
      <w:r w:rsidR="0041491A" w:rsidRPr="0041491A">
        <w:rPr>
          <w:noProof/>
        </w:rPr>
        <w:tab/>
        <w:t>World Health Organization &amp; WHO. WHO Expert Consultation on rabies. Third report. World Health Organization technical report series, 1012 (2018). 2018.</w:t>
      </w:r>
    </w:p>
    <w:p w14:paraId="5810A2F2" w14:textId="77777777" w:rsidR="0041491A" w:rsidRPr="0041491A" w:rsidRDefault="0041491A" w:rsidP="0041491A">
      <w:pPr>
        <w:pStyle w:val="EndNoteBibliography"/>
        <w:rPr>
          <w:noProof/>
        </w:rPr>
      </w:pPr>
      <w:r w:rsidRPr="0041491A">
        <w:rPr>
          <w:noProof/>
        </w:rPr>
        <w:t>2.</w:t>
      </w:r>
      <w:r w:rsidRPr="0041491A">
        <w:rPr>
          <w:noProof/>
        </w:rPr>
        <w:tab/>
        <w:t xml:space="preserve">Hampson K, Coudeville L, Lembo T, et al. Estimating the global burden of endemic canine rabies. </w:t>
      </w:r>
      <w:r w:rsidRPr="0041491A">
        <w:rPr>
          <w:i/>
          <w:noProof/>
        </w:rPr>
        <w:t>PLoS neglected tropical diseases</w:t>
      </w:r>
      <w:r w:rsidRPr="0041491A">
        <w:rPr>
          <w:noProof/>
        </w:rPr>
        <w:t xml:space="preserve"> 2015; </w:t>
      </w:r>
      <w:r w:rsidRPr="0041491A">
        <w:rPr>
          <w:b/>
          <w:noProof/>
        </w:rPr>
        <w:t>9</w:t>
      </w:r>
      <w:r w:rsidRPr="0041491A">
        <w:rPr>
          <w:noProof/>
        </w:rPr>
        <w:t>(4): e0003709.</w:t>
      </w:r>
    </w:p>
    <w:p w14:paraId="14BB6D77" w14:textId="77777777" w:rsidR="0041491A" w:rsidRPr="0041491A" w:rsidRDefault="0041491A" w:rsidP="0041491A">
      <w:pPr>
        <w:pStyle w:val="EndNoteBibliography"/>
        <w:rPr>
          <w:noProof/>
        </w:rPr>
      </w:pPr>
      <w:r w:rsidRPr="0041491A">
        <w:rPr>
          <w:noProof/>
        </w:rPr>
        <w:t>3.</w:t>
      </w:r>
      <w:r w:rsidRPr="0041491A">
        <w:rPr>
          <w:noProof/>
        </w:rPr>
        <w:tab/>
        <w:t xml:space="preserve">Minghui R, Stone M, Semedo MH, Nel L. New global strategic plan to eliminate dog-mediated rabies by 2030. </w:t>
      </w:r>
      <w:r w:rsidRPr="0041491A">
        <w:rPr>
          <w:i/>
          <w:noProof/>
        </w:rPr>
        <w:t>The Lancet Global Health</w:t>
      </w:r>
      <w:r w:rsidRPr="0041491A">
        <w:rPr>
          <w:noProof/>
        </w:rPr>
        <w:t xml:space="preserve"> 2018; </w:t>
      </w:r>
      <w:r w:rsidRPr="0041491A">
        <w:rPr>
          <w:b/>
          <w:noProof/>
        </w:rPr>
        <w:t>6</w:t>
      </w:r>
      <w:r w:rsidRPr="0041491A">
        <w:rPr>
          <w:noProof/>
        </w:rPr>
        <w:t>(8): e828-e9.</w:t>
      </w:r>
    </w:p>
    <w:p w14:paraId="4DDE0EF4" w14:textId="77777777" w:rsidR="0041491A" w:rsidRPr="0041491A" w:rsidRDefault="0041491A" w:rsidP="0041491A">
      <w:pPr>
        <w:pStyle w:val="EndNoteBibliography"/>
        <w:rPr>
          <w:noProof/>
        </w:rPr>
      </w:pPr>
      <w:r w:rsidRPr="0041491A">
        <w:rPr>
          <w:noProof/>
        </w:rPr>
        <w:t>4.</w:t>
      </w:r>
      <w:r w:rsidRPr="0041491A">
        <w:rPr>
          <w:noProof/>
        </w:rPr>
        <w:tab/>
        <w:t xml:space="preserve">Hossain M, Ahmed K, Bulbul T, et al. Human rabies in rural Bangladesh. </w:t>
      </w:r>
      <w:r w:rsidRPr="0041491A">
        <w:rPr>
          <w:i/>
          <w:noProof/>
        </w:rPr>
        <w:t>Epidemiology &amp; Infection</w:t>
      </w:r>
      <w:r w:rsidRPr="0041491A">
        <w:rPr>
          <w:noProof/>
        </w:rPr>
        <w:t xml:space="preserve"> 2012; </w:t>
      </w:r>
      <w:r w:rsidRPr="0041491A">
        <w:rPr>
          <w:b/>
          <w:noProof/>
        </w:rPr>
        <w:t>140</w:t>
      </w:r>
      <w:r w:rsidRPr="0041491A">
        <w:rPr>
          <w:noProof/>
        </w:rPr>
        <w:t>(11): 1964-71.</w:t>
      </w:r>
    </w:p>
    <w:p w14:paraId="56DCC799" w14:textId="77777777" w:rsidR="0041491A" w:rsidRPr="0041491A" w:rsidRDefault="0041491A" w:rsidP="0041491A">
      <w:pPr>
        <w:pStyle w:val="EndNoteBibliography"/>
        <w:rPr>
          <w:noProof/>
        </w:rPr>
      </w:pPr>
      <w:r w:rsidRPr="0041491A">
        <w:rPr>
          <w:noProof/>
        </w:rPr>
        <w:t>5.</w:t>
      </w:r>
      <w:r w:rsidRPr="0041491A">
        <w:rPr>
          <w:noProof/>
        </w:rPr>
        <w:tab/>
        <w:t xml:space="preserve">Rana MS, Siddiqi UR, Ghosh S, et al. Epidemiological study of human rabies cases in Bangladesh through verbal autopsy. </w:t>
      </w:r>
      <w:r w:rsidRPr="0041491A">
        <w:rPr>
          <w:i/>
          <w:noProof/>
        </w:rPr>
        <w:t>Heliyon</w:t>
      </w:r>
      <w:r w:rsidRPr="0041491A">
        <w:rPr>
          <w:noProof/>
        </w:rPr>
        <w:t xml:space="preserve"> 2020; </w:t>
      </w:r>
      <w:r w:rsidRPr="0041491A">
        <w:rPr>
          <w:b/>
          <w:noProof/>
        </w:rPr>
        <w:t>6</w:t>
      </w:r>
      <w:r w:rsidRPr="0041491A">
        <w:rPr>
          <w:noProof/>
        </w:rPr>
        <w:t>(11): e05521.</w:t>
      </w:r>
    </w:p>
    <w:p w14:paraId="040F9375" w14:textId="77777777" w:rsidR="0041491A" w:rsidRPr="0041491A" w:rsidRDefault="0041491A" w:rsidP="0041491A">
      <w:pPr>
        <w:pStyle w:val="EndNoteBibliography"/>
        <w:rPr>
          <w:noProof/>
        </w:rPr>
      </w:pPr>
      <w:r w:rsidRPr="0041491A">
        <w:rPr>
          <w:noProof/>
        </w:rPr>
        <w:t>6.</w:t>
      </w:r>
      <w:r w:rsidRPr="0041491A">
        <w:rPr>
          <w:noProof/>
        </w:rPr>
        <w:tab/>
        <w:t xml:space="preserve">Ghosh S, Rana MS, Islam MK, et al. Trends and clinico-epidemiological features of human rabies cases in Bangladesh 2006–2018. </w:t>
      </w:r>
      <w:r w:rsidRPr="0041491A">
        <w:rPr>
          <w:i/>
          <w:noProof/>
        </w:rPr>
        <w:t>Scientific reports</w:t>
      </w:r>
      <w:r w:rsidRPr="0041491A">
        <w:rPr>
          <w:noProof/>
        </w:rPr>
        <w:t xml:space="preserve"> 2020; </w:t>
      </w:r>
      <w:r w:rsidRPr="0041491A">
        <w:rPr>
          <w:b/>
          <w:noProof/>
        </w:rPr>
        <w:t>10</w:t>
      </w:r>
      <w:r w:rsidRPr="0041491A">
        <w:rPr>
          <w:noProof/>
        </w:rPr>
        <w:t>(1): 2410.</w:t>
      </w:r>
    </w:p>
    <w:p w14:paraId="7AA942B0" w14:textId="77777777" w:rsidR="0041491A" w:rsidRPr="0041491A" w:rsidRDefault="0041491A" w:rsidP="0041491A">
      <w:pPr>
        <w:pStyle w:val="EndNoteBibliography"/>
        <w:rPr>
          <w:noProof/>
        </w:rPr>
      </w:pPr>
      <w:r w:rsidRPr="0041491A">
        <w:rPr>
          <w:noProof/>
        </w:rPr>
        <w:t>7.</w:t>
      </w:r>
      <w:r w:rsidRPr="0041491A">
        <w:rPr>
          <w:noProof/>
        </w:rPr>
        <w:tab/>
        <w:t xml:space="preserve">Ghosh S, Chowdhury S, Haider N, et al. Awareness of rabies and response to dog bites in a Bangladesh community. </w:t>
      </w:r>
      <w:r w:rsidRPr="0041491A">
        <w:rPr>
          <w:i/>
          <w:noProof/>
        </w:rPr>
        <w:t>Veterinary medicine and science</w:t>
      </w:r>
      <w:r w:rsidRPr="0041491A">
        <w:rPr>
          <w:noProof/>
        </w:rPr>
        <w:t xml:space="preserve"> 2016; </w:t>
      </w:r>
      <w:r w:rsidRPr="0041491A">
        <w:rPr>
          <w:b/>
          <w:noProof/>
        </w:rPr>
        <w:t>2</w:t>
      </w:r>
      <w:r w:rsidRPr="0041491A">
        <w:rPr>
          <w:noProof/>
        </w:rPr>
        <w:t>(3): 161-9.</w:t>
      </w:r>
    </w:p>
    <w:p w14:paraId="5E6F88D9" w14:textId="73E16E2C" w:rsidR="0041491A" w:rsidRPr="0041491A" w:rsidRDefault="0041491A" w:rsidP="0041491A">
      <w:pPr>
        <w:pStyle w:val="EndNoteBibliography"/>
        <w:rPr>
          <w:noProof/>
        </w:rPr>
      </w:pPr>
      <w:r w:rsidRPr="0041491A">
        <w:rPr>
          <w:noProof/>
        </w:rPr>
        <w:t>8.</w:t>
      </w:r>
      <w:r w:rsidRPr="0041491A">
        <w:rPr>
          <w:noProof/>
        </w:rPr>
        <w:tab/>
        <w:t xml:space="preserve">World Health Organization. The Rabies Elimination Program of Bangladesh. Neglected tropical diseases. Geneva: WHO 2017, </w:t>
      </w:r>
      <w:hyperlink r:id="rId15" w:history="1">
        <w:r w:rsidRPr="0041491A">
          <w:rPr>
            <w:rStyle w:val="Hyperlink"/>
            <w:noProof/>
          </w:rPr>
          <w:t>http://www.who.int/neglected_diseases/news/Bangladesh-rabies-elimination-program/en/</w:t>
        </w:r>
      </w:hyperlink>
      <w:r w:rsidRPr="0041491A">
        <w:rPr>
          <w:noProof/>
        </w:rPr>
        <w:t>, 2017.</w:t>
      </w:r>
    </w:p>
    <w:p w14:paraId="2C6FBC12" w14:textId="77777777" w:rsidR="0041491A" w:rsidRPr="0041491A" w:rsidRDefault="0041491A" w:rsidP="0041491A">
      <w:pPr>
        <w:pStyle w:val="EndNoteBibliography"/>
        <w:rPr>
          <w:noProof/>
        </w:rPr>
      </w:pPr>
      <w:r w:rsidRPr="0041491A">
        <w:rPr>
          <w:noProof/>
        </w:rPr>
        <w:t>9.</w:t>
      </w:r>
      <w:r w:rsidRPr="0041491A">
        <w:rPr>
          <w:noProof/>
        </w:rPr>
        <w:tab/>
        <w:t xml:space="preserve">Gibson A, Yale G, Corfmat J, et al. Elimination of human rabies in Goa, India through an integrated One Health approach. </w:t>
      </w:r>
      <w:r w:rsidRPr="0041491A">
        <w:rPr>
          <w:i/>
          <w:noProof/>
        </w:rPr>
        <w:t>Nature Communications</w:t>
      </w:r>
      <w:r w:rsidRPr="0041491A">
        <w:rPr>
          <w:noProof/>
        </w:rPr>
        <w:t xml:space="preserve"> 2022; </w:t>
      </w:r>
      <w:r w:rsidRPr="0041491A">
        <w:rPr>
          <w:b/>
          <w:noProof/>
        </w:rPr>
        <w:t>13</w:t>
      </w:r>
      <w:r w:rsidRPr="0041491A">
        <w:rPr>
          <w:noProof/>
        </w:rPr>
        <w:t>(1): 2788.</w:t>
      </w:r>
    </w:p>
    <w:p w14:paraId="271853E7" w14:textId="77777777" w:rsidR="0041491A" w:rsidRPr="0041491A" w:rsidRDefault="0041491A" w:rsidP="0041491A">
      <w:pPr>
        <w:pStyle w:val="EndNoteBibliography"/>
        <w:rPr>
          <w:noProof/>
        </w:rPr>
      </w:pPr>
      <w:r w:rsidRPr="0041491A">
        <w:rPr>
          <w:noProof/>
        </w:rPr>
        <w:t>10.</w:t>
      </w:r>
      <w:r w:rsidRPr="0041491A">
        <w:rPr>
          <w:noProof/>
        </w:rPr>
        <w:tab/>
        <w:t xml:space="preserve">Kurosawa A, Tojinbara K, Kadowaki H, Hampson K, Yamada A, Makita K. The rise and fall of rabies in Japan: A quantitative history of rabies epidemics in Osaka Prefecture, 1914–1933. </w:t>
      </w:r>
      <w:r w:rsidRPr="0041491A">
        <w:rPr>
          <w:i/>
          <w:noProof/>
        </w:rPr>
        <w:t>PLoS neglected tropical diseases</w:t>
      </w:r>
      <w:r w:rsidRPr="0041491A">
        <w:rPr>
          <w:noProof/>
        </w:rPr>
        <w:t xml:space="preserve"> 2017; </w:t>
      </w:r>
      <w:r w:rsidRPr="0041491A">
        <w:rPr>
          <w:b/>
          <w:noProof/>
        </w:rPr>
        <w:t>11</w:t>
      </w:r>
      <w:r w:rsidRPr="0041491A">
        <w:rPr>
          <w:noProof/>
        </w:rPr>
        <w:t>(3): e0005435.</w:t>
      </w:r>
    </w:p>
    <w:p w14:paraId="1C8B3D98" w14:textId="77777777" w:rsidR="0041491A" w:rsidRPr="0041491A" w:rsidRDefault="0041491A" w:rsidP="0041491A">
      <w:pPr>
        <w:pStyle w:val="EndNoteBibliography"/>
        <w:rPr>
          <w:noProof/>
        </w:rPr>
      </w:pPr>
      <w:r w:rsidRPr="0041491A">
        <w:rPr>
          <w:noProof/>
        </w:rPr>
        <w:t>11.</w:t>
      </w:r>
      <w:r w:rsidRPr="0041491A">
        <w:rPr>
          <w:noProof/>
        </w:rPr>
        <w:tab/>
        <w:t>Rupprecht CE, Freuling CM, Mani RS, Palacios C, Sabeta CT, Ward M. A history of rabies—The foundation for global canine rabies elimination.  Rabies: Elsevier; 2020: 1-42.</w:t>
      </w:r>
    </w:p>
    <w:p w14:paraId="76F52DA1" w14:textId="26DDEBE2" w:rsidR="0041491A" w:rsidRPr="0041491A" w:rsidRDefault="0041491A" w:rsidP="0041491A">
      <w:pPr>
        <w:pStyle w:val="EndNoteBibliography"/>
        <w:rPr>
          <w:noProof/>
        </w:rPr>
      </w:pPr>
      <w:r w:rsidRPr="0041491A">
        <w:rPr>
          <w:noProof/>
        </w:rPr>
        <w:t>12.</w:t>
      </w:r>
      <w:r w:rsidRPr="0041491A">
        <w:rPr>
          <w:noProof/>
        </w:rPr>
        <w:tab/>
        <w:t xml:space="preserve">World Health Organization. Rabies vaccines: WHO position paper. Weekly epidemiological record; (93) 201–220, </w:t>
      </w:r>
      <w:hyperlink r:id="rId16" w:history="1">
        <w:r w:rsidRPr="0041491A">
          <w:rPr>
            <w:rStyle w:val="Hyperlink"/>
            <w:noProof/>
          </w:rPr>
          <w:t>http://www.who.int/wer</w:t>
        </w:r>
      </w:hyperlink>
      <w:r w:rsidRPr="0041491A">
        <w:rPr>
          <w:noProof/>
        </w:rPr>
        <w:t xml:space="preserve"> (2018). 2018.</w:t>
      </w:r>
    </w:p>
    <w:p w14:paraId="047ED74E" w14:textId="77777777" w:rsidR="0041491A" w:rsidRPr="0041491A" w:rsidRDefault="0041491A" w:rsidP="0041491A">
      <w:pPr>
        <w:pStyle w:val="EndNoteBibliography"/>
        <w:rPr>
          <w:noProof/>
        </w:rPr>
      </w:pPr>
      <w:r w:rsidRPr="0041491A">
        <w:rPr>
          <w:noProof/>
        </w:rPr>
        <w:t>13.</w:t>
      </w:r>
      <w:r w:rsidRPr="0041491A">
        <w:rPr>
          <w:noProof/>
        </w:rPr>
        <w:tab/>
        <w:t xml:space="preserve">Hampson K, Dushoff J, Cleaveland S, et al. Transmission dynamics and prospects for the elimination of canine rabies. </w:t>
      </w:r>
      <w:r w:rsidRPr="0041491A">
        <w:rPr>
          <w:i/>
          <w:noProof/>
        </w:rPr>
        <w:t>PLoS biology</w:t>
      </w:r>
      <w:r w:rsidRPr="0041491A">
        <w:rPr>
          <w:noProof/>
        </w:rPr>
        <w:t xml:space="preserve"> 2009; </w:t>
      </w:r>
      <w:r w:rsidRPr="0041491A">
        <w:rPr>
          <w:b/>
          <w:noProof/>
        </w:rPr>
        <w:t>7</w:t>
      </w:r>
      <w:r w:rsidRPr="0041491A">
        <w:rPr>
          <w:noProof/>
        </w:rPr>
        <w:t>(3): e1000053.</w:t>
      </w:r>
    </w:p>
    <w:p w14:paraId="6618BC2E" w14:textId="77777777" w:rsidR="0041491A" w:rsidRPr="0041491A" w:rsidRDefault="0041491A" w:rsidP="0041491A">
      <w:pPr>
        <w:pStyle w:val="EndNoteBibliography"/>
        <w:rPr>
          <w:noProof/>
        </w:rPr>
      </w:pPr>
      <w:r w:rsidRPr="0041491A">
        <w:rPr>
          <w:noProof/>
        </w:rPr>
        <w:t>14.</w:t>
      </w:r>
      <w:r w:rsidRPr="0041491A">
        <w:rPr>
          <w:noProof/>
        </w:rPr>
        <w:tab/>
        <w:t xml:space="preserve">Paso A, Ngamjarus C. Forecasting rabies in dogs in Thailand: Time series analysis. </w:t>
      </w:r>
      <w:r w:rsidRPr="0041491A">
        <w:rPr>
          <w:i/>
          <w:noProof/>
        </w:rPr>
        <w:t>Naresuan University Journal: Science and Technology (NUJST)</w:t>
      </w:r>
      <w:r w:rsidRPr="0041491A">
        <w:rPr>
          <w:noProof/>
        </w:rPr>
        <w:t xml:space="preserve"> 2020; </w:t>
      </w:r>
      <w:r w:rsidRPr="0041491A">
        <w:rPr>
          <w:b/>
          <w:noProof/>
        </w:rPr>
        <w:t>28</w:t>
      </w:r>
      <w:r w:rsidRPr="0041491A">
        <w:rPr>
          <w:noProof/>
        </w:rPr>
        <w:t>(4): 64-74.</w:t>
      </w:r>
    </w:p>
    <w:p w14:paraId="124BD748" w14:textId="77777777" w:rsidR="0041491A" w:rsidRPr="0041491A" w:rsidRDefault="0041491A" w:rsidP="0041491A">
      <w:pPr>
        <w:pStyle w:val="EndNoteBibliography"/>
        <w:rPr>
          <w:noProof/>
        </w:rPr>
      </w:pPr>
      <w:r w:rsidRPr="0041491A">
        <w:rPr>
          <w:noProof/>
        </w:rPr>
        <w:t>15.</w:t>
      </w:r>
      <w:r w:rsidRPr="0041491A">
        <w:rPr>
          <w:noProof/>
        </w:rPr>
        <w:tab/>
        <w:t xml:space="preserve">Heesterbeek H, Anderson RM, Andreasen V, et al. Modeling infectious disease dynamics in the complex landscape of global health. </w:t>
      </w:r>
      <w:r w:rsidRPr="0041491A">
        <w:rPr>
          <w:i/>
          <w:noProof/>
        </w:rPr>
        <w:t>Science</w:t>
      </w:r>
      <w:r w:rsidRPr="0041491A">
        <w:rPr>
          <w:noProof/>
        </w:rPr>
        <w:t xml:space="preserve"> 2015; </w:t>
      </w:r>
      <w:r w:rsidRPr="0041491A">
        <w:rPr>
          <w:b/>
          <w:noProof/>
        </w:rPr>
        <w:t>347</w:t>
      </w:r>
      <w:r w:rsidRPr="0041491A">
        <w:rPr>
          <w:noProof/>
        </w:rPr>
        <w:t>(6227): aaa4339.</w:t>
      </w:r>
    </w:p>
    <w:p w14:paraId="62144E50" w14:textId="77777777" w:rsidR="0041491A" w:rsidRPr="0041491A" w:rsidRDefault="0041491A" w:rsidP="0041491A">
      <w:pPr>
        <w:pStyle w:val="EndNoteBibliography"/>
        <w:rPr>
          <w:noProof/>
        </w:rPr>
      </w:pPr>
      <w:r w:rsidRPr="0041491A">
        <w:rPr>
          <w:noProof/>
        </w:rPr>
        <w:t>16.</w:t>
      </w:r>
      <w:r w:rsidRPr="0041491A">
        <w:rPr>
          <w:noProof/>
        </w:rPr>
        <w:tab/>
        <w:t>Klepac P, Metcalf CJE, McLean AR, Hampson K. Towards the endgame and beyond: complexities and challenges for the elimination of infectious diseases. The Royal Society; 2013. p. 20120137.</w:t>
      </w:r>
    </w:p>
    <w:p w14:paraId="598139CC" w14:textId="77777777" w:rsidR="0041491A" w:rsidRPr="0041491A" w:rsidRDefault="0041491A" w:rsidP="0041491A">
      <w:pPr>
        <w:pStyle w:val="EndNoteBibliography"/>
        <w:rPr>
          <w:noProof/>
        </w:rPr>
      </w:pPr>
      <w:r w:rsidRPr="0041491A">
        <w:rPr>
          <w:noProof/>
        </w:rPr>
        <w:t>17.</w:t>
      </w:r>
      <w:r w:rsidRPr="0041491A">
        <w:rPr>
          <w:noProof/>
        </w:rPr>
        <w:tab/>
        <w:t xml:space="preserve">TaNEja N, CHEllaIyaN VG, GUPTA S, GUPTA R, AY N. Seasonal Variation and Time Trend Analysis of Dog Bite Cases Attending the Anti Rabies Clinic in Delhi using ARIMA Model Forecasting. </w:t>
      </w:r>
      <w:r w:rsidRPr="0041491A">
        <w:rPr>
          <w:i/>
          <w:noProof/>
        </w:rPr>
        <w:t>Journal of Clinical &amp; Diagnostic Research</w:t>
      </w:r>
      <w:r w:rsidRPr="0041491A">
        <w:rPr>
          <w:noProof/>
        </w:rPr>
        <w:t xml:space="preserve"> 2021; </w:t>
      </w:r>
      <w:r w:rsidRPr="0041491A">
        <w:rPr>
          <w:b/>
          <w:noProof/>
        </w:rPr>
        <w:t>15</w:t>
      </w:r>
      <w:r w:rsidRPr="0041491A">
        <w:rPr>
          <w:noProof/>
        </w:rPr>
        <w:t>(8).</w:t>
      </w:r>
    </w:p>
    <w:p w14:paraId="4BAC505A" w14:textId="77777777" w:rsidR="0041491A" w:rsidRPr="0041491A" w:rsidRDefault="0041491A" w:rsidP="0041491A">
      <w:pPr>
        <w:pStyle w:val="EndNoteBibliography"/>
        <w:rPr>
          <w:noProof/>
        </w:rPr>
      </w:pPr>
      <w:r w:rsidRPr="0041491A">
        <w:rPr>
          <w:noProof/>
        </w:rPr>
        <w:lastRenderedPageBreak/>
        <w:t>18.</w:t>
      </w:r>
      <w:r w:rsidRPr="0041491A">
        <w:rPr>
          <w:noProof/>
        </w:rPr>
        <w:tab/>
        <w:t xml:space="preserve">He J, Luo L, Jin R, Li J. The application of ARIMA in forecasting the cases of rabies in China different human groups. </w:t>
      </w:r>
      <w:r w:rsidRPr="0041491A">
        <w:rPr>
          <w:i/>
          <w:noProof/>
        </w:rPr>
        <w:t>Zhonghua lao Dong wei Sheng zhi ye Bing za zhi= Zhonghua Laodong Weisheng Zhiyebing Zazhi= Chinese Journal of Industrial Hygiene and Occupational Diseases</w:t>
      </w:r>
      <w:r w:rsidRPr="0041491A">
        <w:rPr>
          <w:noProof/>
        </w:rPr>
        <w:t xml:space="preserve"> 2018; </w:t>
      </w:r>
      <w:r w:rsidRPr="0041491A">
        <w:rPr>
          <w:b/>
          <w:noProof/>
        </w:rPr>
        <w:t>36</w:t>
      </w:r>
      <w:r w:rsidRPr="0041491A">
        <w:rPr>
          <w:noProof/>
        </w:rPr>
        <w:t>(7): 512-5.</w:t>
      </w:r>
    </w:p>
    <w:p w14:paraId="1E2852D6" w14:textId="77777777" w:rsidR="0041491A" w:rsidRPr="0041491A" w:rsidRDefault="0041491A" w:rsidP="0041491A">
      <w:pPr>
        <w:pStyle w:val="EndNoteBibliography"/>
        <w:rPr>
          <w:noProof/>
        </w:rPr>
      </w:pPr>
      <w:r w:rsidRPr="0041491A">
        <w:rPr>
          <w:noProof/>
        </w:rPr>
        <w:t>19.</w:t>
      </w:r>
      <w:r w:rsidRPr="0041491A">
        <w:rPr>
          <w:noProof/>
        </w:rPr>
        <w:tab/>
        <w:t xml:space="preserve">Dos Santos AJF, Ferreira JM, Baptista F, et al. Statistical analysis between 2006 and 2019 and forecast of rabies in cattle from 2020 to 2022 in Tocantins State (Brazil), by using the R Studio software. </w:t>
      </w:r>
      <w:r w:rsidRPr="0041491A">
        <w:rPr>
          <w:i/>
          <w:noProof/>
        </w:rPr>
        <w:t>Epidemiology &amp; Infection</w:t>
      </w:r>
      <w:r w:rsidRPr="0041491A">
        <w:rPr>
          <w:noProof/>
        </w:rPr>
        <w:t xml:space="preserve"> 2022; </w:t>
      </w:r>
      <w:r w:rsidRPr="0041491A">
        <w:rPr>
          <w:b/>
          <w:noProof/>
        </w:rPr>
        <w:t>150</w:t>
      </w:r>
      <w:r w:rsidRPr="0041491A">
        <w:rPr>
          <w:noProof/>
        </w:rPr>
        <w:t>.</w:t>
      </w:r>
    </w:p>
    <w:p w14:paraId="49FBD7C3" w14:textId="77777777" w:rsidR="0041491A" w:rsidRPr="0041491A" w:rsidRDefault="0041491A" w:rsidP="0041491A">
      <w:pPr>
        <w:pStyle w:val="EndNoteBibliography"/>
        <w:rPr>
          <w:noProof/>
        </w:rPr>
      </w:pPr>
      <w:r w:rsidRPr="0041491A">
        <w:rPr>
          <w:noProof/>
        </w:rPr>
        <w:t>20.</w:t>
      </w:r>
      <w:r w:rsidRPr="0041491A">
        <w:rPr>
          <w:noProof/>
        </w:rPr>
        <w:tab/>
        <w:t xml:space="preserve">Kunkel A, Jeon S, Joseph HC, et al. The urgency of resuming disrupted dog rabies vaccination campaigns: a modeling and cost-effectiveness analysis. </w:t>
      </w:r>
      <w:r w:rsidRPr="0041491A">
        <w:rPr>
          <w:i/>
          <w:noProof/>
        </w:rPr>
        <w:t>Scientific reports</w:t>
      </w:r>
      <w:r w:rsidRPr="0041491A">
        <w:rPr>
          <w:noProof/>
        </w:rPr>
        <w:t xml:space="preserve"> 2021; </w:t>
      </w:r>
      <w:r w:rsidRPr="0041491A">
        <w:rPr>
          <w:b/>
          <w:noProof/>
        </w:rPr>
        <w:t>11</w:t>
      </w:r>
      <w:r w:rsidRPr="0041491A">
        <w:rPr>
          <w:noProof/>
        </w:rPr>
        <w:t>(1): 12476.</w:t>
      </w:r>
    </w:p>
    <w:p w14:paraId="4D15EAF9" w14:textId="77777777" w:rsidR="0041491A" w:rsidRPr="0041491A" w:rsidRDefault="0041491A" w:rsidP="0041491A">
      <w:pPr>
        <w:pStyle w:val="EndNoteBibliography"/>
        <w:rPr>
          <w:noProof/>
        </w:rPr>
      </w:pPr>
      <w:r w:rsidRPr="0041491A">
        <w:rPr>
          <w:noProof/>
        </w:rPr>
        <w:t>21.</w:t>
      </w:r>
      <w:r w:rsidRPr="0041491A">
        <w:rPr>
          <w:noProof/>
        </w:rPr>
        <w:tab/>
        <w:t xml:space="preserve">Wallace RM, Undurraga EA, Blanton JD, Cleaton J, Franka R. Elimination of dog-mediated human rabies deaths by 2030: needs assessment and alternatives for progress based on dog vaccination. </w:t>
      </w:r>
      <w:r w:rsidRPr="0041491A">
        <w:rPr>
          <w:i/>
          <w:noProof/>
        </w:rPr>
        <w:t>Frontiers in veterinary science</w:t>
      </w:r>
      <w:r w:rsidRPr="0041491A">
        <w:rPr>
          <w:noProof/>
        </w:rPr>
        <w:t xml:space="preserve"> 2017; </w:t>
      </w:r>
      <w:r w:rsidRPr="0041491A">
        <w:rPr>
          <w:b/>
          <w:noProof/>
        </w:rPr>
        <w:t>4</w:t>
      </w:r>
      <w:r w:rsidRPr="0041491A">
        <w:rPr>
          <w:noProof/>
        </w:rPr>
        <w:t>: 9.</w:t>
      </w:r>
    </w:p>
    <w:p w14:paraId="3C324FED" w14:textId="77777777" w:rsidR="0041491A" w:rsidRPr="0041491A" w:rsidRDefault="0041491A" w:rsidP="0041491A">
      <w:pPr>
        <w:pStyle w:val="EndNoteBibliography"/>
        <w:rPr>
          <w:noProof/>
        </w:rPr>
      </w:pPr>
      <w:r w:rsidRPr="0041491A">
        <w:rPr>
          <w:noProof/>
        </w:rPr>
        <w:t>22.</w:t>
      </w:r>
      <w:r w:rsidRPr="0041491A">
        <w:rPr>
          <w:noProof/>
        </w:rPr>
        <w:tab/>
        <w:t xml:space="preserve">Cleaveland S, Kaare M, Tiringa P, Mlengeya T, Barrat J. A dog rabies vaccination campaign in rural Africa: impact on the incidence of dog rabies and human dog-bite injuries. </w:t>
      </w:r>
      <w:r w:rsidRPr="0041491A">
        <w:rPr>
          <w:i/>
          <w:noProof/>
        </w:rPr>
        <w:t>Vaccine</w:t>
      </w:r>
      <w:r w:rsidRPr="0041491A">
        <w:rPr>
          <w:noProof/>
        </w:rPr>
        <w:t xml:space="preserve"> 2003; </w:t>
      </w:r>
      <w:r w:rsidRPr="0041491A">
        <w:rPr>
          <w:b/>
          <w:noProof/>
        </w:rPr>
        <w:t>21</w:t>
      </w:r>
      <w:r w:rsidRPr="0041491A">
        <w:rPr>
          <w:noProof/>
        </w:rPr>
        <w:t>(17-18): 1965-73.</w:t>
      </w:r>
    </w:p>
    <w:p w14:paraId="036EECD6" w14:textId="77777777" w:rsidR="0041491A" w:rsidRPr="0041491A" w:rsidRDefault="0041491A" w:rsidP="0041491A">
      <w:pPr>
        <w:pStyle w:val="EndNoteBibliography"/>
        <w:rPr>
          <w:noProof/>
        </w:rPr>
      </w:pPr>
      <w:r w:rsidRPr="0041491A">
        <w:rPr>
          <w:noProof/>
        </w:rPr>
        <w:t>23.</w:t>
      </w:r>
      <w:r w:rsidRPr="0041491A">
        <w:rPr>
          <w:noProof/>
        </w:rPr>
        <w:tab/>
        <w:t xml:space="preserve">Yoak AJ, Haile A, O’Quin J, et al. Barriers and opportunities for canine rabies vaccination campaigns in Addis Ababa, Ethiopia. </w:t>
      </w:r>
      <w:r w:rsidRPr="0041491A">
        <w:rPr>
          <w:i/>
          <w:noProof/>
        </w:rPr>
        <w:t>Preventive veterinary medicine</w:t>
      </w:r>
      <w:r w:rsidRPr="0041491A">
        <w:rPr>
          <w:noProof/>
        </w:rPr>
        <w:t xml:space="preserve"> 2021; </w:t>
      </w:r>
      <w:r w:rsidRPr="0041491A">
        <w:rPr>
          <w:b/>
          <w:noProof/>
        </w:rPr>
        <w:t>187</w:t>
      </w:r>
      <w:r w:rsidRPr="0041491A">
        <w:rPr>
          <w:noProof/>
        </w:rPr>
        <w:t>: 105256.</w:t>
      </w:r>
    </w:p>
    <w:p w14:paraId="33E859D8" w14:textId="77777777" w:rsidR="0041491A" w:rsidRPr="0041491A" w:rsidRDefault="0041491A" w:rsidP="0041491A">
      <w:pPr>
        <w:pStyle w:val="EndNoteBibliography"/>
        <w:rPr>
          <w:noProof/>
        </w:rPr>
      </w:pPr>
      <w:r w:rsidRPr="0041491A">
        <w:rPr>
          <w:noProof/>
        </w:rPr>
        <w:t>24.</w:t>
      </w:r>
      <w:r w:rsidRPr="0041491A">
        <w:rPr>
          <w:noProof/>
        </w:rPr>
        <w:tab/>
        <w:t xml:space="preserve">Hampson K, Dushoff J, Bingham J, Brückner G, Ali Y, Dobson A. Synchronous cycles of domestic dog rabies in sub-Saharan Africa and the impact of control efforts. </w:t>
      </w:r>
      <w:r w:rsidRPr="0041491A">
        <w:rPr>
          <w:i/>
          <w:noProof/>
        </w:rPr>
        <w:t>Proceedings of the National Academy of Sciences</w:t>
      </w:r>
      <w:r w:rsidRPr="0041491A">
        <w:rPr>
          <w:noProof/>
        </w:rPr>
        <w:t xml:space="preserve"> 2007; </w:t>
      </w:r>
      <w:r w:rsidRPr="0041491A">
        <w:rPr>
          <w:b/>
          <w:noProof/>
        </w:rPr>
        <w:t>104</w:t>
      </w:r>
      <w:r w:rsidRPr="0041491A">
        <w:rPr>
          <w:noProof/>
        </w:rPr>
        <w:t>(18): 7717-22.</w:t>
      </w:r>
    </w:p>
    <w:p w14:paraId="3C48B5ED" w14:textId="77777777" w:rsidR="0041491A" w:rsidRPr="0041491A" w:rsidRDefault="0041491A" w:rsidP="0041491A">
      <w:pPr>
        <w:pStyle w:val="EndNoteBibliography"/>
        <w:rPr>
          <w:noProof/>
        </w:rPr>
      </w:pPr>
      <w:r w:rsidRPr="0041491A">
        <w:rPr>
          <w:noProof/>
        </w:rPr>
        <w:t>25.</w:t>
      </w:r>
      <w:r w:rsidRPr="0041491A">
        <w:rPr>
          <w:noProof/>
        </w:rPr>
        <w:tab/>
        <w:t xml:space="preserve">Subedi D, Chandran D, Subedi S, Acharya KP. Ecological and Socioeconomic Factors in the Occurrence of Rabies: A Forgotten Scenario. </w:t>
      </w:r>
      <w:r w:rsidRPr="0041491A">
        <w:rPr>
          <w:i/>
          <w:noProof/>
        </w:rPr>
        <w:t>Infectious Disease Reports</w:t>
      </w:r>
      <w:r w:rsidRPr="0041491A">
        <w:rPr>
          <w:noProof/>
        </w:rPr>
        <w:t xml:space="preserve"> 2022; </w:t>
      </w:r>
      <w:r w:rsidRPr="0041491A">
        <w:rPr>
          <w:b/>
          <w:noProof/>
        </w:rPr>
        <w:t>14</w:t>
      </w:r>
      <w:r w:rsidRPr="0041491A">
        <w:rPr>
          <w:noProof/>
        </w:rPr>
        <w:t>(6): 979-86.</w:t>
      </w:r>
    </w:p>
    <w:p w14:paraId="54A798D8" w14:textId="77777777" w:rsidR="0041491A" w:rsidRPr="0041491A" w:rsidRDefault="0041491A" w:rsidP="0041491A">
      <w:pPr>
        <w:pStyle w:val="EndNoteBibliography"/>
        <w:rPr>
          <w:noProof/>
        </w:rPr>
      </w:pPr>
      <w:r w:rsidRPr="0041491A">
        <w:rPr>
          <w:noProof/>
        </w:rPr>
        <w:t>26.</w:t>
      </w:r>
      <w:r w:rsidRPr="0041491A">
        <w:rPr>
          <w:noProof/>
        </w:rPr>
        <w:tab/>
        <w:t xml:space="preserve">Penjor K, Tenzin T, Jamtsho RK. Determinants of health seeking behavior of animal bite victims in rabies endemic South Bhutan: a community-based contact-tracing survey. </w:t>
      </w:r>
      <w:r w:rsidRPr="0041491A">
        <w:rPr>
          <w:i/>
          <w:noProof/>
        </w:rPr>
        <w:t>BMC public health</w:t>
      </w:r>
      <w:r w:rsidRPr="0041491A">
        <w:rPr>
          <w:noProof/>
        </w:rPr>
        <w:t xml:space="preserve"> 2019; </w:t>
      </w:r>
      <w:r w:rsidRPr="0041491A">
        <w:rPr>
          <w:b/>
          <w:noProof/>
        </w:rPr>
        <w:t>19</w:t>
      </w:r>
      <w:r w:rsidRPr="0041491A">
        <w:rPr>
          <w:noProof/>
        </w:rPr>
        <w:t>: 1-11.</w:t>
      </w:r>
    </w:p>
    <w:p w14:paraId="4EA6B5B6" w14:textId="77777777" w:rsidR="0041491A" w:rsidRPr="0041491A" w:rsidRDefault="0041491A" w:rsidP="0041491A">
      <w:pPr>
        <w:pStyle w:val="EndNoteBibliography"/>
        <w:rPr>
          <w:noProof/>
        </w:rPr>
      </w:pPr>
      <w:r w:rsidRPr="0041491A">
        <w:rPr>
          <w:noProof/>
        </w:rPr>
        <w:t>27.</w:t>
      </w:r>
      <w:r w:rsidRPr="0041491A">
        <w:rPr>
          <w:noProof/>
        </w:rPr>
        <w:tab/>
        <w:t xml:space="preserve">Jamil KM, Ahmed K, Hossain M, et al. Arctic-like rabies virus, Bangladesh. </w:t>
      </w:r>
      <w:r w:rsidRPr="0041491A">
        <w:rPr>
          <w:i/>
          <w:noProof/>
        </w:rPr>
        <w:t>Emerging Infectious Diseases</w:t>
      </w:r>
      <w:r w:rsidRPr="0041491A">
        <w:rPr>
          <w:noProof/>
        </w:rPr>
        <w:t xml:space="preserve"> 2012; </w:t>
      </w:r>
      <w:r w:rsidRPr="0041491A">
        <w:rPr>
          <w:b/>
          <w:noProof/>
        </w:rPr>
        <w:t>18</w:t>
      </w:r>
      <w:r w:rsidRPr="0041491A">
        <w:rPr>
          <w:noProof/>
        </w:rPr>
        <w:t>(12): 2021.</w:t>
      </w:r>
    </w:p>
    <w:p w14:paraId="4E703F16" w14:textId="77777777" w:rsidR="0041491A" w:rsidRPr="0041491A" w:rsidRDefault="0041491A" w:rsidP="0041491A">
      <w:pPr>
        <w:pStyle w:val="EndNoteBibliography"/>
        <w:rPr>
          <w:noProof/>
        </w:rPr>
      </w:pPr>
      <w:r w:rsidRPr="0041491A">
        <w:rPr>
          <w:noProof/>
        </w:rPr>
        <w:t>28.</w:t>
      </w:r>
      <w:r w:rsidRPr="0041491A">
        <w:rPr>
          <w:noProof/>
        </w:rPr>
        <w:tab/>
        <w:t xml:space="preserve">Hossain M, Ahmed K, Marma ASP, et al. A survey of the dog population in rural Bangladesh. </w:t>
      </w:r>
      <w:r w:rsidRPr="0041491A">
        <w:rPr>
          <w:i/>
          <w:noProof/>
        </w:rPr>
        <w:t>Preventive veterinary medicine</w:t>
      </w:r>
      <w:r w:rsidRPr="0041491A">
        <w:rPr>
          <w:noProof/>
        </w:rPr>
        <w:t xml:space="preserve"> 2013; </w:t>
      </w:r>
      <w:r w:rsidRPr="0041491A">
        <w:rPr>
          <w:b/>
          <w:noProof/>
        </w:rPr>
        <w:t>111</w:t>
      </w:r>
      <w:r w:rsidRPr="0041491A">
        <w:rPr>
          <w:noProof/>
        </w:rPr>
        <w:t>(1-2): 134-8.</w:t>
      </w:r>
    </w:p>
    <w:p w14:paraId="6995CC47" w14:textId="77777777" w:rsidR="0041491A" w:rsidRPr="0041491A" w:rsidRDefault="0041491A" w:rsidP="0041491A">
      <w:pPr>
        <w:pStyle w:val="EndNoteBibliography"/>
        <w:rPr>
          <w:noProof/>
        </w:rPr>
      </w:pPr>
      <w:r w:rsidRPr="0041491A">
        <w:rPr>
          <w:noProof/>
        </w:rPr>
        <w:t>29.</w:t>
      </w:r>
      <w:r w:rsidRPr="0041491A">
        <w:rPr>
          <w:noProof/>
        </w:rPr>
        <w:tab/>
        <w:t xml:space="preserve">Gill GS, Singh BB, Dhand NK, Aulakh RS, Ward MP, Brookes VJ. Stray Dogs and Public Health: Population Estimation in Punjab, India. </w:t>
      </w:r>
      <w:r w:rsidRPr="0041491A">
        <w:rPr>
          <w:i/>
          <w:noProof/>
        </w:rPr>
        <w:t>Veterinary Sciences</w:t>
      </w:r>
      <w:r w:rsidRPr="0041491A">
        <w:rPr>
          <w:noProof/>
        </w:rPr>
        <w:t xml:space="preserve"> 2022; </w:t>
      </w:r>
      <w:r w:rsidRPr="0041491A">
        <w:rPr>
          <w:b/>
          <w:noProof/>
        </w:rPr>
        <w:t>9</w:t>
      </w:r>
      <w:r w:rsidRPr="0041491A">
        <w:rPr>
          <w:noProof/>
        </w:rPr>
        <w:t>(2): 75.</w:t>
      </w:r>
    </w:p>
    <w:p w14:paraId="226622AA" w14:textId="77777777" w:rsidR="0041491A" w:rsidRPr="0041491A" w:rsidRDefault="0041491A" w:rsidP="0041491A">
      <w:pPr>
        <w:pStyle w:val="EndNoteBibliography"/>
        <w:rPr>
          <w:noProof/>
        </w:rPr>
      </w:pPr>
      <w:r w:rsidRPr="0041491A">
        <w:rPr>
          <w:noProof/>
        </w:rPr>
        <w:t>30.</w:t>
      </w:r>
      <w:r w:rsidRPr="0041491A">
        <w:rPr>
          <w:noProof/>
        </w:rPr>
        <w:tab/>
        <w:t xml:space="preserve">Knobel DL, Cleaveland S, Coleman PG, et al. Re-evaluating the burden of rabies in Africa and Asia. </w:t>
      </w:r>
      <w:r w:rsidRPr="0041491A">
        <w:rPr>
          <w:i/>
          <w:noProof/>
        </w:rPr>
        <w:t>Bulletin of the World health Organization</w:t>
      </w:r>
      <w:r w:rsidRPr="0041491A">
        <w:rPr>
          <w:noProof/>
        </w:rPr>
        <w:t xml:space="preserve"> 2005; </w:t>
      </w:r>
      <w:r w:rsidRPr="0041491A">
        <w:rPr>
          <w:b/>
          <w:noProof/>
        </w:rPr>
        <w:t>83</w:t>
      </w:r>
      <w:r w:rsidRPr="0041491A">
        <w:rPr>
          <w:noProof/>
        </w:rPr>
        <w:t>: 360-8.</w:t>
      </w:r>
    </w:p>
    <w:p w14:paraId="7D9294F3" w14:textId="77777777" w:rsidR="0041491A" w:rsidRPr="0041491A" w:rsidRDefault="0041491A" w:rsidP="0041491A">
      <w:pPr>
        <w:pStyle w:val="EndNoteBibliography"/>
        <w:rPr>
          <w:noProof/>
        </w:rPr>
      </w:pPr>
      <w:r w:rsidRPr="0041491A">
        <w:rPr>
          <w:noProof/>
        </w:rPr>
        <w:t>31.</w:t>
      </w:r>
      <w:r w:rsidRPr="0041491A">
        <w:rPr>
          <w:noProof/>
        </w:rPr>
        <w:tab/>
        <w:t xml:space="preserve">Kitala P, McDermott J, Kyule M, Gathuma J, Perry B, Wandeler A. Dog ecology and demography information to support the planning of rabies control in Machakos District, Kenya. </w:t>
      </w:r>
      <w:r w:rsidRPr="0041491A">
        <w:rPr>
          <w:i/>
          <w:noProof/>
        </w:rPr>
        <w:t>Acta tropica</w:t>
      </w:r>
      <w:r w:rsidRPr="0041491A">
        <w:rPr>
          <w:noProof/>
        </w:rPr>
        <w:t xml:space="preserve"> 2001; </w:t>
      </w:r>
      <w:r w:rsidRPr="0041491A">
        <w:rPr>
          <w:b/>
          <w:noProof/>
        </w:rPr>
        <w:t>78</w:t>
      </w:r>
      <w:r w:rsidRPr="0041491A">
        <w:rPr>
          <w:noProof/>
        </w:rPr>
        <w:t>(3): 217-30.</w:t>
      </w:r>
    </w:p>
    <w:p w14:paraId="6E22430D" w14:textId="77777777" w:rsidR="0041491A" w:rsidRPr="0041491A" w:rsidRDefault="0041491A" w:rsidP="0041491A">
      <w:pPr>
        <w:pStyle w:val="EndNoteBibliography"/>
        <w:rPr>
          <w:noProof/>
        </w:rPr>
      </w:pPr>
      <w:r w:rsidRPr="0041491A">
        <w:rPr>
          <w:noProof/>
        </w:rPr>
        <w:t>32.</w:t>
      </w:r>
      <w:r w:rsidRPr="0041491A">
        <w:rPr>
          <w:noProof/>
        </w:rPr>
        <w:tab/>
        <w:t xml:space="preserve">Tenzin T, Ahmed R, Debnath NC, Ahmed G, Yamage M. Free-roaming dog population estimation and status of the dog population management and rabies control program in Dhaka City, Bangladesh. </w:t>
      </w:r>
      <w:r w:rsidRPr="0041491A">
        <w:rPr>
          <w:i/>
          <w:noProof/>
        </w:rPr>
        <w:t>PLoS neglected tropical diseases</w:t>
      </w:r>
      <w:r w:rsidRPr="0041491A">
        <w:rPr>
          <w:noProof/>
        </w:rPr>
        <w:t xml:space="preserve"> 2015; </w:t>
      </w:r>
      <w:r w:rsidRPr="0041491A">
        <w:rPr>
          <w:b/>
          <w:noProof/>
        </w:rPr>
        <w:t>9</w:t>
      </w:r>
      <w:r w:rsidRPr="0041491A">
        <w:rPr>
          <w:noProof/>
        </w:rPr>
        <w:t>(5): e0003784.</w:t>
      </w:r>
    </w:p>
    <w:p w14:paraId="64B7AB28" w14:textId="77777777" w:rsidR="0041491A" w:rsidRPr="0041491A" w:rsidRDefault="0041491A" w:rsidP="0041491A">
      <w:pPr>
        <w:pStyle w:val="EndNoteBibliography"/>
        <w:rPr>
          <w:noProof/>
        </w:rPr>
      </w:pPr>
      <w:r w:rsidRPr="0041491A">
        <w:rPr>
          <w:noProof/>
        </w:rPr>
        <w:t>33.</w:t>
      </w:r>
      <w:r w:rsidRPr="0041491A">
        <w:rPr>
          <w:noProof/>
        </w:rPr>
        <w:tab/>
        <w:t xml:space="preserve">Seber G. The effects of trap response on tag recapture estimates. </w:t>
      </w:r>
      <w:r w:rsidRPr="0041491A">
        <w:rPr>
          <w:i/>
          <w:noProof/>
        </w:rPr>
        <w:t>Biometrics</w:t>
      </w:r>
      <w:r w:rsidRPr="0041491A">
        <w:rPr>
          <w:noProof/>
        </w:rPr>
        <w:t xml:space="preserve"> 1970: 13-22.</w:t>
      </w:r>
    </w:p>
    <w:p w14:paraId="4E90D808" w14:textId="77777777" w:rsidR="0041491A" w:rsidRPr="0041491A" w:rsidRDefault="0041491A" w:rsidP="0041491A">
      <w:pPr>
        <w:pStyle w:val="EndNoteBibliography"/>
        <w:rPr>
          <w:noProof/>
        </w:rPr>
      </w:pPr>
      <w:r w:rsidRPr="0041491A">
        <w:rPr>
          <w:noProof/>
        </w:rPr>
        <w:t>34.</w:t>
      </w:r>
      <w:r w:rsidRPr="0041491A">
        <w:rPr>
          <w:noProof/>
        </w:rPr>
        <w:tab/>
        <w:t xml:space="preserve">Linden A, Adams JL, Roberts N. Evaluating disease management program effectiveness: an introduction to time-series analysis. </w:t>
      </w:r>
      <w:r w:rsidRPr="0041491A">
        <w:rPr>
          <w:i/>
          <w:noProof/>
        </w:rPr>
        <w:t>Disease Management</w:t>
      </w:r>
      <w:r w:rsidRPr="0041491A">
        <w:rPr>
          <w:noProof/>
        </w:rPr>
        <w:t xml:space="preserve"> 2003; </w:t>
      </w:r>
      <w:r w:rsidRPr="0041491A">
        <w:rPr>
          <w:b/>
          <w:noProof/>
        </w:rPr>
        <w:t>6</w:t>
      </w:r>
      <w:r w:rsidRPr="0041491A">
        <w:rPr>
          <w:noProof/>
        </w:rPr>
        <w:t>(4): 243-55.</w:t>
      </w:r>
    </w:p>
    <w:p w14:paraId="30C6B557" w14:textId="77777777" w:rsidR="0041491A" w:rsidRPr="0041491A" w:rsidRDefault="0041491A" w:rsidP="0041491A">
      <w:pPr>
        <w:pStyle w:val="EndNoteBibliography"/>
        <w:rPr>
          <w:noProof/>
        </w:rPr>
      </w:pPr>
      <w:r w:rsidRPr="0041491A">
        <w:rPr>
          <w:noProof/>
        </w:rPr>
        <w:t>35.</w:t>
      </w:r>
      <w:r w:rsidRPr="0041491A">
        <w:rPr>
          <w:noProof/>
        </w:rPr>
        <w:tab/>
        <w:t xml:space="preserve">Adhikari R, Agrawal RK. An introductory study on time series modeling and forecasting. </w:t>
      </w:r>
      <w:r w:rsidRPr="0041491A">
        <w:rPr>
          <w:i/>
          <w:noProof/>
        </w:rPr>
        <w:t>arXiv preprint arXiv:13026613</w:t>
      </w:r>
      <w:r w:rsidRPr="0041491A">
        <w:rPr>
          <w:noProof/>
        </w:rPr>
        <w:t xml:space="preserve"> 2013.</w:t>
      </w:r>
    </w:p>
    <w:p w14:paraId="53A074D2" w14:textId="77777777" w:rsidR="0041491A" w:rsidRPr="0041491A" w:rsidRDefault="0041491A" w:rsidP="0041491A">
      <w:pPr>
        <w:pStyle w:val="EndNoteBibliography"/>
        <w:rPr>
          <w:noProof/>
        </w:rPr>
      </w:pPr>
      <w:r w:rsidRPr="0041491A">
        <w:rPr>
          <w:noProof/>
        </w:rPr>
        <w:t>36.</w:t>
      </w:r>
      <w:r w:rsidRPr="0041491A">
        <w:rPr>
          <w:noProof/>
        </w:rPr>
        <w:tab/>
        <w:t xml:space="preserve">Hyndman R, Athanasopoulos G, Bergmeir C, et al. Forecasting functions for time series and linear models. </w:t>
      </w:r>
      <w:r w:rsidRPr="0041491A">
        <w:rPr>
          <w:i/>
          <w:noProof/>
        </w:rPr>
        <w:t>R package version</w:t>
      </w:r>
      <w:r w:rsidRPr="0041491A">
        <w:rPr>
          <w:noProof/>
        </w:rPr>
        <w:t xml:space="preserve"> 2015; </w:t>
      </w:r>
      <w:r w:rsidRPr="0041491A">
        <w:rPr>
          <w:b/>
          <w:noProof/>
        </w:rPr>
        <w:t>6</w:t>
      </w:r>
      <w:r w:rsidRPr="0041491A">
        <w:rPr>
          <w:noProof/>
        </w:rPr>
        <w:t>.</w:t>
      </w:r>
    </w:p>
    <w:p w14:paraId="76140356" w14:textId="77777777" w:rsidR="0041491A" w:rsidRPr="0041491A" w:rsidRDefault="0041491A" w:rsidP="0041491A">
      <w:pPr>
        <w:pStyle w:val="EndNoteBibliography"/>
        <w:rPr>
          <w:noProof/>
        </w:rPr>
      </w:pPr>
      <w:r w:rsidRPr="0041491A">
        <w:rPr>
          <w:noProof/>
        </w:rPr>
        <w:t>37.</w:t>
      </w:r>
      <w:r w:rsidRPr="0041491A">
        <w:rPr>
          <w:noProof/>
        </w:rPr>
        <w:tab/>
        <w:t xml:space="preserve">Olarinmoye AO, Ojo JF, Fasunla AJ, et al. Time series analysis and mortality model of dog bite victims presented for treatment at a referral clinic for rabies exposure in Monrovia, Liberia, 2010–2013. </w:t>
      </w:r>
      <w:r w:rsidRPr="0041491A">
        <w:rPr>
          <w:i/>
          <w:noProof/>
        </w:rPr>
        <w:t>Spatial and spatio-temporal epidemiology</w:t>
      </w:r>
      <w:r w:rsidRPr="0041491A">
        <w:rPr>
          <w:noProof/>
        </w:rPr>
        <w:t xml:space="preserve"> 2017; </w:t>
      </w:r>
      <w:r w:rsidRPr="0041491A">
        <w:rPr>
          <w:b/>
          <w:noProof/>
        </w:rPr>
        <w:t>22</w:t>
      </w:r>
      <w:r w:rsidRPr="0041491A">
        <w:rPr>
          <w:noProof/>
        </w:rPr>
        <w:t>: 1-13.</w:t>
      </w:r>
    </w:p>
    <w:p w14:paraId="74C34D01" w14:textId="77777777" w:rsidR="0041491A" w:rsidRPr="0041491A" w:rsidRDefault="0041491A" w:rsidP="0041491A">
      <w:pPr>
        <w:pStyle w:val="EndNoteBibliography"/>
        <w:rPr>
          <w:noProof/>
        </w:rPr>
      </w:pPr>
      <w:r w:rsidRPr="0041491A">
        <w:rPr>
          <w:noProof/>
        </w:rPr>
        <w:lastRenderedPageBreak/>
        <w:t>38.</w:t>
      </w:r>
      <w:r w:rsidRPr="0041491A">
        <w:rPr>
          <w:noProof/>
        </w:rPr>
        <w:tab/>
        <w:t xml:space="preserve">Lopes E, Sáfadi T, Da Rocha CMBM, Cardoso DL. Analysis of time series of cattle rabies cases in Minas Gerais, Brazil, 2006–2013. </w:t>
      </w:r>
      <w:r w:rsidRPr="0041491A">
        <w:rPr>
          <w:i/>
          <w:noProof/>
        </w:rPr>
        <w:t>Tropical animal health and production</w:t>
      </w:r>
      <w:r w:rsidRPr="0041491A">
        <w:rPr>
          <w:noProof/>
        </w:rPr>
        <w:t xml:space="preserve"> 2015; </w:t>
      </w:r>
      <w:r w:rsidRPr="0041491A">
        <w:rPr>
          <w:b/>
          <w:noProof/>
        </w:rPr>
        <w:t>47</w:t>
      </w:r>
      <w:r w:rsidRPr="0041491A">
        <w:rPr>
          <w:noProof/>
        </w:rPr>
        <w:t>: 663-70.</w:t>
      </w:r>
    </w:p>
    <w:p w14:paraId="646B9707" w14:textId="77777777" w:rsidR="0041491A" w:rsidRPr="0041491A" w:rsidRDefault="0041491A" w:rsidP="0041491A">
      <w:pPr>
        <w:pStyle w:val="EndNoteBibliography"/>
        <w:rPr>
          <w:noProof/>
        </w:rPr>
      </w:pPr>
      <w:r w:rsidRPr="0041491A">
        <w:rPr>
          <w:noProof/>
        </w:rPr>
        <w:t>39.</w:t>
      </w:r>
      <w:r w:rsidRPr="0041491A">
        <w:rPr>
          <w:noProof/>
        </w:rPr>
        <w:tab/>
        <w:t xml:space="preserve">Bedi R, Verma N, Gautam K, Agiwal V. Forecasting the Anti-Rabies Vaccine Demand at Jawaharlal Medical College and Hospital, Ajmer, Rajasthan: A Comparative Analysis based on Time Series Model. </w:t>
      </w:r>
      <w:r w:rsidRPr="0041491A">
        <w:rPr>
          <w:i/>
          <w:noProof/>
        </w:rPr>
        <w:t>Indian Journal of Community Health</w:t>
      </w:r>
      <w:r w:rsidRPr="0041491A">
        <w:rPr>
          <w:noProof/>
        </w:rPr>
        <w:t xml:space="preserve"> 2021; </w:t>
      </w:r>
      <w:r w:rsidRPr="0041491A">
        <w:rPr>
          <w:b/>
          <w:noProof/>
        </w:rPr>
        <w:t>33</w:t>
      </w:r>
      <w:r w:rsidRPr="0041491A">
        <w:rPr>
          <w:noProof/>
        </w:rPr>
        <w:t>(3).</w:t>
      </w:r>
    </w:p>
    <w:p w14:paraId="26C56B5B" w14:textId="77777777" w:rsidR="0041491A" w:rsidRPr="0041491A" w:rsidRDefault="0041491A" w:rsidP="0041491A">
      <w:pPr>
        <w:pStyle w:val="EndNoteBibliography"/>
        <w:rPr>
          <w:noProof/>
        </w:rPr>
      </w:pPr>
      <w:r w:rsidRPr="0041491A">
        <w:rPr>
          <w:noProof/>
        </w:rPr>
        <w:t>40.</w:t>
      </w:r>
      <w:r w:rsidRPr="0041491A">
        <w:rPr>
          <w:noProof/>
        </w:rPr>
        <w:tab/>
        <w:t xml:space="preserve">Chadsuthi S, Modchang C, Lenbury Y, Iamsirithaworn S, Triampo W. Modeling seasonal leptospirosis transmission and its association with rainfall and temperature in Thailand using time–series and ARIMAX analyses. </w:t>
      </w:r>
      <w:r w:rsidRPr="0041491A">
        <w:rPr>
          <w:i/>
          <w:noProof/>
        </w:rPr>
        <w:t>Asian Pacific journal of tropical medicine</w:t>
      </w:r>
      <w:r w:rsidRPr="0041491A">
        <w:rPr>
          <w:noProof/>
        </w:rPr>
        <w:t xml:space="preserve"> 2012; </w:t>
      </w:r>
      <w:r w:rsidRPr="0041491A">
        <w:rPr>
          <w:b/>
          <w:noProof/>
        </w:rPr>
        <w:t>5</w:t>
      </w:r>
      <w:r w:rsidRPr="0041491A">
        <w:rPr>
          <w:noProof/>
        </w:rPr>
        <w:t>(7): 539-46.</w:t>
      </w:r>
    </w:p>
    <w:p w14:paraId="638A8E06" w14:textId="77777777" w:rsidR="0041491A" w:rsidRPr="0041491A" w:rsidRDefault="0041491A" w:rsidP="0041491A">
      <w:pPr>
        <w:pStyle w:val="EndNoteBibliography"/>
        <w:rPr>
          <w:noProof/>
        </w:rPr>
      </w:pPr>
      <w:r w:rsidRPr="0041491A">
        <w:rPr>
          <w:noProof/>
        </w:rPr>
        <w:t>41.</w:t>
      </w:r>
      <w:r w:rsidRPr="0041491A">
        <w:rPr>
          <w:noProof/>
        </w:rPr>
        <w:tab/>
        <w:t xml:space="preserve">Fan J, Shan R, Cao X, Li P. The analysis to tertiary-industry with ARIMAX model. </w:t>
      </w:r>
      <w:r w:rsidRPr="0041491A">
        <w:rPr>
          <w:i/>
          <w:noProof/>
        </w:rPr>
        <w:t>Journal of Mathematics Research</w:t>
      </w:r>
      <w:r w:rsidRPr="0041491A">
        <w:rPr>
          <w:noProof/>
        </w:rPr>
        <w:t xml:space="preserve"> 2009; </w:t>
      </w:r>
      <w:r w:rsidRPr="0041491A">
        <w:rPr>
          <w:b/>
          <w:noProof/>
        </w:rPr>
        <w:t>1</w:t>
      </w:r>
      <w:r w:rsidRPr="0041491A">
        <w:rPr>
          <w:noProof/>
        </w:rPr>
        <w:t>(2): 156.</w:t>
      </w:r>
    </w:p>
    <w:p w14:paraId="397BB9C0" w14:textId="4F7C1601" w:rsidR="0041491A" w:rsidRPr="0041491A" w:rsidRDefault="0041491A" w:rsidP="0041491A">
      <w:pPr>
        <w:pStyle w:val="EndNoteBibliography"/>
        <w:rPr>
          <w:noProof/>
        </w:rPr>
      </w:pPr>
      <w:r w:rsidRPr="0041491A">
        <w:rPr>
          <w:noProof/>
        </w:rPr>
        <w:t>42.</w:t>
      </w:r>
      <w:r w:rsidRPr="0041491A">
        <w:rPr>
          <w:noProof/>
        </w:rPr>
        <w:tab/>
        <w:t xml:space="preserve">DIVA-GIS. Download data by country. </w:t>
      </w:r>
      <w:hyperlink r:id="rId17" w:history="1">
        <w:r w:rsidRPr="0041491A">
          <w:rPr>
            <w:rStyle w:val="Hyperlink"/>
            <w:noProof/>
          </w:rPr>
          <w:t>https://www.diva-gis.org/gdata</w:t>
        </w:r>
      </w:hyperlink>
      <w:r w:rsidRPr="0041491A">
        <w:rPr>
          <w:noProof/>
        </w:rPr>
        <w:t>. Accessed 25 Jan 2023. 2023.</w:t>
      </w:r>
    </w:p>
    <w:p w14:paraId="28225031" w14:textId="5D3DCEAD" w:rsidR="0041491A" w:rsidRPr="0041491A" w:rsidRDefault="0041491A" w:rsidP="0041491A">
      <w:pPr>
        <w:pStyle w:val="EndNoteBibliography"/>
        <w:rPr>
          <w:noProof/>
        </w:rPr>
      </w:pPr>
      <w:r w:rsidRPr="0041491A">
        <w:rPr>
          <w:noProof/>
        </w:rPr>
        <w:t>43.</w:t>
      </w:r>
      <w:r w:rsidRPr="0041491A">
        <w:rPr>
          <w:noProof/>
        </w:rPr>
        <w:tab/>
        <w:t xml:space="preserve">Introducing ArcGIS Enterprise 10.8.1. </w:t>
      </w:r>
      <w:hyperlink r:id="rId18" w:history="1">
        <w:r w:rsidRPr="0041491A">
          <w:rPr>
            <w:rStyle w:val="Hyperlink"/>
            <w:noProof/>
          </w:rPr>
          <w:t>https://www.esri.com/arcgis-blog/products/arcgis-enterprise/announcements/arcgis-enterprise-10-8-1/</w:t>
        </w:r>
      </w:hyperlink>
      <w:r w:rsidRPr="0041491A">
        <w:rPr>
          <w:noProof/>
        </w:rPr>
        <w:t>. Accessed 25 January 2023.</w:t>
      </w:r>
    </w:p>
    <w:p w14:paraId="0914D80F" w14:textId="77777777" w:rsidR="0041491A" w:rsidRPr="0041491A" w:rsidRDefault="0041491A" w:rsidP="0041491A">
      <w:pPr>
        <w:pStyle w:val="EndNoteBibliography"/>
        <w:rPr>
          <w:noProof/>
        </w:rPr>
      </w:pPr>
      <w:r w:rsidRPr="0041491A">
        <w:rPr>
          <w:noProof/>
        </w:rPr>
        <w:t>44.</w:t>
      </w:r>
      <w:r w:rsidRPr="0041491A">
        <w:rPr>
          <w:noProof/>
        </w:rPr>
        <w:tab/>
        <w:t xml:space="preserve">Troupin C, Dacheux L, Tanguy M, et al. Large-scale phylogenomic analysis reveals the complex evolutionary history of rabies virus in multiple carnivore hosts. </w:t>
      </w:r>
      <w:r w:rsidRPr="0041491A">
        <w:rPr>
          <w:i/>
          <w:noProof/>
        </w:rPr>
        <w:t>PLoS pathogens</w:t>
      </w:r>
      <w:r w:rsidRPr="0041491A">
        <w:rPr>
          <w:noProof/>
        </w:rPr>
        <w:t xml:space="preserve"> 2016; </w:t>
      </w:r>
      <w:r w:rsidRPr="0041491A">
        <w:rPr>
          <w:b/>
          <w:noProof/>
        </w:rPr>
        <w:t>12</w:t>
      </w:r>
      <w:r w:rsidRPr="0041491A">
        <w:rPr>
          <w:noProof/>
        </w:rPr>
        <w:t>(12): e1006041.</w:t>
      </w:r>
    </w:p>
    <w:p w14:paraId="2101502D" w14:textId="77777777" w:rsidR="0041491A" w:rsidRPr="0041491A" w:rsidRDefault="0041491A" w:rsidP="0041491A">
      <w:pPr>
        <w:pStyle w:val="EndNoteBibliography"/>
        <w:rPr>
          <w:noProof/>
        </w:rPr>
      </w:pPr>
      <w:r w:rsidRPr="0041491A">
        <w:rPr>
          <w:noProof/>
        </w:rPr>
        <w:t>45.</w:t>
      </w:r>
      <w:r w:rsidRPr="0041491A">
        <w:rPr>
          <w:noProof/>
        </w:rPr>
        <w:tab/>
        <w:t xml:space="preserve">Shimodaira H, Terada Y. Selective inference for testing trees and edges in phylogenetics. </w:t>
      </w:r>
      <w:r w:rsidRPr="0041491A">
        <w:rPr>
          <w:i/>
          <w:noProof/>
        </w:rPr>
        <w:t>Frontiers in ecology and evolution</w:t>
      </w:r>
      <w:r w:rsidRPr="0041491A">
        <w:rPr>
          <w:noProof/>
        </w:rPr>
        <w:t xml:space="preserve"> 2019; </w:t>
      </w:r>
      <w:r w:rsidRPr="0041491A">
        <w:rPr>
          <w:b/>
          <w:noProof/>
        </w:rPr>
        <w:t>7</w:t>
      </w:r>
      <w:r w:rsidRPr="0041491A">
        <w:rPr>
          <w:noProof/>
        </w:rPr>
        <w:t>: 174.</w:t>
      </w:r>
    </w:p>
    <w:p w14:paraId="3C610727" w14:textId="5637428F" w:rsidR="00E76257" w:rsidRDefault="0045388A" w:rsidP="001E6C27">
      <w:pPr>
        <w:spacing w:after="0" w:line="360" w:lineRule="auto"/>
        <w:rPr>
          <w:rFonts w:ascii="Times New Roman" w:hAnsi="Times New Roman" w:cs="Times New Roman"/>
          <w:sz w:val="24"/>
          <w:szCs w:val="24"/>
        </w:rPr>
      </w:pPr>
      <w:r w:rsidRPr="001E6C27">
        <w:rPr>
          <w:rFonts w:ascii="Times New Roman" w:hAnsi="Times New Roman" w:cs="Times New Roman"/>
          <w:sz w:val="24"/>
          <w:szCs w:val="24"/>
        </w:rPr>
        <w:fldChar w:fldCharType="end"/>
      </w:r>
    </w:p>
    <w:p w14:paraId="6BDA2A08" w14:textId="77777777" w:rsidR="004F12BF" w:rsidRDefault="004F12BF" w:rsidP="001E6C27">
      <w:pPr>
        <w:spacing w:after="0" w:line="360" w:lineRule="auto"/>
        <w:rPr>
          <w:rFonts w:ascii="Times New Roman" w:hAnsi="Times New Roman" w:cs="Times New Roman"/>
          <w:sz w:val="24"/>
          <w:szCs w:val="24"/>
        </w:rPr>
      </w:pPr>
    </w:p>
    <w:p w14:paraId="1FEB426A" w14:textId="339AA91F" w:rsidR="00280094" w:rsidRPr="00B716A0" w:rsidRDefault="00B716A0" w:rsidP="001E6C27">
      <w:pPr>
        <w:spacing w:after="0" w:line="360" w:lineRule="auto"/>
        <w:rPr>
          <w:rFonts w:ascii="Times New Roman" w:hAnsi="Times New Roman" w:cs="Times New Roman"/>
          <w:b/>
          <w:bCs/>
          <w:sz w:val="24"/>
          <w:szCs w:val="24"/>
        </w:rPr>
      </w:pPr>
      <w:r w:rsidRPr="00B716A0">
        <w:rPr>
          <w:rFonts w:ascii="Times New Roman" w:hAnsi="Times New Roman" w:cs="Times New Roman"/>
          <w:b/>
          <w:bCs/>
          <w:sz w:val="24"/>
          <w:szCs w:val="24"/>
        </w:rPr>
        <w:t>Acknowledgements</w:t>
      </w:r>
    </w:p>
    <w:p w14:paraId="4D00EEC4" w14:textId="4C9F0223" w:rsidR="00280094" w:rsidRDefault="006778F5" w:rsidP="001E6C27">
      <w:pPr>
        <w:spacing w:after="0" w:line="360" w:lineRule="auto"/>
      </w:pPr>
      <w:r w:rsidRPr="002622FF">
        <w:rPr>
          <w:rFonts w:ascii="Times New Roman" w:hAnsi="Times New Roman" w:cs="Times New Roman"/>
          <w:sz w:val="24"/>
          <w:szCs w:val="24"/>
        </w:rPr>
        <w:t xml:space="preserve">The </w:t>
      </w:r>
      <w:r w:rsidR="00C76B84" w:rsidRPr="002622FF">
        <w:rPr>
          <w:rFonts w:ascii="Times New Roman" w:hAnsi="Times New Roman" w:cs="Times New Roman"/>
          <w:sz w:val="24"/>
          <w:szCs w:val="24"/>
        </w:rPr>
        <w:t>National Rabies</w:t>
      </w:r>
      <w:r w:rsidRPr="002622FF">
        <w:rPr>
          <w:rFonts w:ascii="Times New Roman" w:hAnsi="Times New Roman" w:cs="Times New Roman"/>
          <w:sz w:val="24"/>
          <w:szCs w:val="24"/>
        </w:rPr>
        <w:t xml:space="preserve"> </w:t>
      </w:r>
      <w:r w:rsidR="00C76B84" w:rsidRPr="002622FF">
        <w:rPr>
          <w:rFonts w:ascii="Times New Roman" w:hAnsi="Times New Roman" w:cs="Times New Roman"/>
          <w:sz w:val="24"/>
          <w:szCs w:val="24"/>
        </w:rPr>
        <w:t>C</w:t>
      </w:r>
      <w:r w:rsidRPr="002622FF">
        <w:rPr>
          <w:rFonts w:ascii="Times New Roman" w:hAnsi="Times New Roman" w:cs="Times New Roman"/>
          <w:sz w:val="24"/>
          <w:szCs w:val="24"/>
        </w:rPr>
        <w:t xml:space="preserve">ontrol </w:t>
      </w:r>
      <w:r w:rsidR="00C76B84" w:rsidRPr="002622FF">
        <w:rPr>
          <w:rFonts w:ascii="Times New Roman" w:hAnsi="Times New Roman" w:cs="Times New Roman"/>
          <w:sz w:val="24"/>
          <w:szCs w:val="24"/>
        </w:rPr>
        <w:t>P</w:t>
      </w:r>
      <w:r w:rsidRPr="002622FF">
        <w:rPr>
          <w:rFonts w:ascii="Times New Roman" w:hAnsi="Times New Roman" w:cs="Times New Roman"/>
          <w:sz w:val="24"/>
          <w:szCs w:val="24"/>
        </w:rPr>
        <w:t xml:space="preserve">rogram was funded by the </w:t>
      </w:r>
      <w:r w:rsidR="009A180C" w:rsidRPr="002622FF">
        <w:rPr>
          <w:rFonts w:ascii="Times New Roman" w:hAnsi="Times New Roman" w:cs="Times New Roman"/>
          <w:sz w:val="24"/>
          <w:szCs w:val="24"/>
        </w:rPr>
        <w:t>Communicable Disease Control</w:t>
      </w:r>
      <w:r w:rsidR="006F42C2" w:rsidRPr="002622FF">
        <w:rPr>
          <w:rFonts w:ascii="Times New Roman" w:hAnsi="Times New Roman" w:cs="Times New Roman"/>
          <w:sz w:val="24"/>
          <w:szCs w:val="24"/>
        </w:rPr>
        <w:t xml:space="preserve"> (CDC) Division of the </w:t>
      </w:r>
      <w:r w:rsidR="00D140E7" w:rsidRPr="002622FF">
        <w:rPr>
          <w:rFonts w:ascii="Times New Roman" w:hAnsi="Times New Roman" w:cs="Times New Roman"/>
          <w:sz w:val="24"/>
          <w:szCs w:val="24"/>
        </w:rPr>
        <w:t xml:space="preserve">Directorate General </w:t>
      </w:r>
      <w:r w:rsidR="006F42C2" w:rsidRPr="002622FF">
        <w:rPr>
          <w:rFonts w:ascii="Times New Roman" w:hAnsi="Times New Roman" w:cs="Times New Roman"/>
          <w:sz w:val="24"/>
          <w:szCs w:val="24"/>
        </w:rPr>
        <w:t>of</w:t>
      </w:r>
      <w:r w:rsidRPr="002622FF">
        <w:rPr>
          <w:rFonts w:ascii="Times New Roman" w:hAnsi="Times New Roman" w:cs="Times New Roman"/>
          <w:sz w:val="24"/>
          <w:szCs w:val="24"/>
        </w:rPr>
        <w:t xml:space="preserve"> </w:t>
      </w:r>
      <w:r w:rsidR="00D140E7" w:rsidRPr="002622FF">
        <w:rPr>
          <w:rFonts w:ascii="Times New Roman" w:hAnsi="Times New Roman" w:cs="Times New Roman"/>
          <w:sz w:val="24"/>
          <w:szCs w:val="24"/>
        </w:rPr>
        <w:t xml:space="preserve">Health Services </w:t>
      </w:r>
      <w:r w:rsidR="00700466" w:rsidRPr="002622FF">
        <w:rPr>
          <w:rFonts w:ascii="Times New Roman" w:hAnsi="Times New Roman" w:cs="Times New Roman"/>
          <w:sz w:val="24"/>
          <w:szCs w:val="24"/>
        </w:rPr>
        <w:t xml:space="preserve">(DGHS) </w:t>
      </w:r>
      <w:r w:rsidR="00D140E7" w:rsidRPr="002622FF">
        <w:rPr>
          <w:rFonts w:ascii="Times New Roman" w:hAnsi="Times New Roman" w:cs="Times New Roman"/>
          <w:sz w:val="24"/>
          <w:szCs w:val="24"/>
        </w:rPr>
        <w:t xml:space="preserve">of </w:t>
      </w:r>
      <w:r w:rsidR="009A180C" w:rsidRPr="002622FF">
        <w:rPr>
          <w:rFonts w:ascii="Times New Roman" w:hAnsi="Times New Roman" w:cs="Times New Roman"/>
          <w:sz w:val="24"/>
          <w:szCs w:val="24"/>
        </w:rPr>
        <w:t>Bangladesh</w:t>
      </w:r>
      <w:r w:rsidRPr="002622FF">
        <w:rPr>
          <w:rFonts w:ascii="Times New Roman" w:hAnsi="Times New Roman" w:cs="Times New Roman"/>
          <w:sz w:val="24"/>
          <w:szCs w:val="24"/>
        </w:rPr>
        <w:t xml:space="preserve">. </w:t>
      </w:r>
      <w:r w:rsidR="00492AD5" w:rsidRPr="002622FF">
        <w:rPr>
          <w:rFonts w:ascii="Times New Roman" w:hAnsi="Times New Roman" w:cs="Times New Roman"/>
          <w:sz w:val="24"/>
          <w:szCs w:val="24"/>
        </w:rPr>
        <w:t xml:space="preserve">We thank all the staff of </w:t>
      </w:r>
      <w:r w:rsidR="005672E1" w:rsidRPr="002622FF">
        <w:rPr>
          <w:rFonts w:ascii="Times New Roman" w:hAnsi="Times New Roman" w:cs="Times New Roman"/>
          <w:sz w:val="24"/>
          <w:szCs w:val="24"/>
        </w:rPr>
        <w:t>DGHS</w:t>
      </w:r>
      <w:r w:rsidR="00700466" w:rsidRPr="002622FF">
        <w:rPr>
          <w:rFonts w:ascii="Times New Roman" w:hAnsi="Times New Roman" w:cs="Times New Roman"/>
          <w:sz w:val="24"/>
          <w:szCs w:val="24"/>
        </w:rPr>
        <w:t>, Department of Live</w:t>
      </w:r>
      <w:r w:rsidR="00D4421D" w:rsidRPr="002622FF">
        <w:rPr>
          <w:rFonts w:ascii="Times New Roman" w:hAnsi="Times New Roman" w:cs="Times New Roman"/>
          <w:sz w:val="24"/>
          <w:szCs w:val="24"/>
        </w:rPr>
        <w:t>stock Services (DLS)</w:t>
      </w:r>
      <w:r w:rsidR="00492AD5" w:rsidRPr="002622FF">
        <w:rPr>
          <w:rFonts w:ascii="Times New Roman" w:hAnsi="Times New Roman" w:cs="Times New Roman"/>
          <w:sz w:val="24"/>
          <w:szCs w:val="24"/>
        </w:rPr>
        <w:t xml:space="preserve"> and </w:t>
      </w:r>
      <w:r w:rsidR="00D4421D" w:rsidRPr="002622FF">
        <w:rPr>
          <w:rFonts w:ascii="Times New Roman" w:hAnsi="Times New Roman" w:cs="Times New Roman"/>
          <w:sz w:val="24"/>
          <w:szCs w:val="24"/>
        </w:rPr>
        <w:t>Local Government</w:t>
      </w:r>
      <w:r w:rsidR="00492AD5" w:rsidRPr="002622FF">
        <w:rPr>
          <w:rFonts w:ascii="Times New Roman" w:hAnsi="Times New Roman" w:cs="Times New Roman"/>
          <w:sz w:val="24"/>
          <w:szCs w:val="24"/>
        </w:rPr>
        <w:t xml:space="preserve">, volunteers, and NGOs who have supported and contributed </w:t>
      </w:r>
      <w:r w:rsidR="00C95663" w:rsidRPr="002622FF">
        <w:rPr>
          <w:rFonts w:ascii="Times New Roman" w:hAnsi="Times New Roman" w:cs="Times New Roman"/>
          <w:sz w:val="24"/>
          <w:szCs w:val="24"/>
        </w:rPr>
        <w:t xml:space="preserve">directly or indirectly </w:t>
      </w:r>
      <w:r w:rsidR="00492AD5" w:rsidRPr="002622FF">
        <w:rPr>
          <w:rFonts w:ascii="Times New Roman" w:hAnsi="Times New Roman" w:cs="Times New Roman"/>
          <w:sz w:val="24"/>
          <w:szCs w:val="24"/>
        </w:rPr>
        <w:t xml:space="preserve">to the success of the campaign. </w:t>
      </w:r>
      <w:r w:rsidR="002622FF" w:rsidRPr="002622FF">
        <w:rPr>
          <w:rFonts w:ascii="Times New Roman" w:hAnsi="Times New Roman" w:cs="Times New Roman"/>
          <w:sz w:val="24"/>
          <w:szCs w:val="24"/>
        </w:rPr>
        <w:t>Use of trade names, product names, or commercial sources is for identification only and does not imply endorsement by the Government of Bangladesh</w:t>
      </w:r>
      <w:r w:rsidR="002622FF">
        <w:t xml:space="preserve">. </w:t>
      </w:r>
    </w:p>
    <w:p w14:paraId="0621CFFF" w14:textId="77777777" w:rsidR="00DF6712" w:rsidRDefault="00DF6712" w:rsidP="001E6C27">
      <w:pPr>
        <w:spacing w:after="0" w:line="360" w:lineRule="auto"/>
      </w:pPr>
    </w:p>
    <w:p w14:paraId="06178852" w14:textId="77777777" w:rsidR="00DF6712" w:rsidRPr="00652FE8" w:rsidRDefault="00DF6712" w:rsidP="00DF6712">
      <w:pPr>
        <w:rPr>
          <w:rFonts w:cs="Calibri"/>
          <w:b/>
          <w:sz w:val="24"/>
          <w:szCs w:val="24"/>
        </w:rPr>
      </w:pPr>
      <w:r w:rsidRPr="00652FE8">
        <w:rPr>
          <w:rFonts w:cs="Calibri"/>
          <w:b/>
          <w:sz w:val="24"/>
          <w:szCs w:val="24"/>
        </w:rPr>
        <w:t>Author Contributions</w:t>
      </w:r>
    </w:p>
    <w:p w14:paraId="4FD572C0" w14:textId="5739DE20" w:rsidR="00DF6712" w:rsidRPr="00575F7F" w:rsidRDefault="00DF6712" w:rsidP="00DF6712">
      <w:pPr>
        <w:spacing w:after="0" w:line="360" w:lineRule="auto"/>
        <w:jc w:val="both"/>
        <w:rPr>
          <w:rFonts w:ascii="Arial" w:eastAsia="Times New Roman" w:hAnsi="Arial" w:cs="Arial"/>
          <w:sz w:val="24"/>
          <w:szCs w:val="24"/>
        </w:rPr>
      </w:pPr>
      <w:r w:rsidRPr="00575F7F">
        <w:rPr>
          <w:rFonts w:eastAsia="Times New Roman" w:cs="Arial"/>
          <w:sz w:val="24"/>
          <w:szCs w:val="24"/>
          <w:shd w:val="clear" w:color="auto" w:fill="FFFFFF"/>
        </w:rPr>
        <w:t>Conceptualization, S.G., M</w:t>
      </w:r>
      <w:r w:rsidR="00757E15">
        <w:rPr>
          <w:rFonts w:eastAsia="Times New Roman" w:cs="Arial"/>
          <w:sz w:val="24"/>
          <w:szCs w:val="24"/>
          <w:shd w:val="clear" w:color="auto" w:fill="FFFFFF"/>
        </w:rPr>
        <w:t>.N.H</w:t>
      </w:r>
      <w:r w:rsidRPr="00575F7F">
        <w:rPr>
          <w:rFonts w:eastAsia="Times New Roman" w:cs="Arial"/>
          <w:sz w:val="24"/>
          <w:szCs w:val="24"/>
          <w:shd w:val="clear" w:color="auto" w:fill="FFFFFF"/>
        </w:rPr>
        <w:t>., and N.H.; Methodology, S.G., M.</w:t>
      </w:r>
      <w:r w:rsidR="00757E15">
        <w:rPr>
          <w:rFonts w:eastAsia="Times New Roman" w:cs="Arial"/>
          <w:sz w:val="24"/>
          <w:szCs w:val="24"/>
          <w:shd w:val="clear" w:color="auto" w:fill="FFFFFF"/>
        </w:rPr>
        <w:t>N</w:t>
      </w:r>
      <w:r w:rsidRPr="00575F7F">
        <w:rPr>
          <w:rFonts w:eastAsia="Times New Roman" w:cs="Arial"/>
          <w:sz w:val="24"/>
          <w:szCs w:val="24"/>
          <w:shd w:val="clear" w:color="auto" w:fill="FFFFFF"/>
        </w:rPr>
        <w:t>.</w:t>
      </w:r>
      <w:r w:rsidR="00BB3A6A">
        <w:rPr>
          <w:rFonts w:eastAsia="Times New Roman" w:cs="Arial"/>
          <w:sz w:val="24"/>
          <w:szCs w:val="24"/>
          <w:shd w:val="clear" w:color="auto" w:fill="FFFFFF"/>
        </w:rPr>
        <w:t>H.</w:t>
      </w:r>
      <w:r w:rsidRPr="00575F7F">
        <w:rPr>
          <w:rFonts w:eastAsia="Times New Roman" w:cs="Arial"/>
          <w:sz w:val="24"/>
          <w:szCs w:val="24"/>
          <w:shd w:val="clear" w:color="auto" w:fill="FFFFFF"/>
        </w:rPr>
        <w:t>,</w:t>
      </w:r>
      <w:r w:rsidR="00BB3A6A">
        <w:rPr>
          <w:rFonts w:eastAsia="Times New Roman" w:cs="Arial"/>
          <w:sz w:val="24"/>
          <w:szCs w:val="24"/>
          <w:shd w:val="clear" w:color="auto" w:fill="FFFFFF"/>
        </w:rPr>
        <w:t xml:space="preserve"> N</w:t>
      </w:r>
      <w:r w:rsidR="00001731">
        <w:rPr>
          <w:rFonts w:eastAsia="Times New Roman" w:cs="Arial"/>
          <w:sz w:val="24"/>
          <w:szCs w:val="24"/>
          <w:shd w:val="clear" w:color="auto" w:fill="FFFFFF"/>
        </w:rPr>
        <w:t>.D</w:t>
      </w:r>
      <w:r w:rsidRPr="00575F7F">
        <w:rPr>
          <w:rFonts w:eastAsia="Times New Roman" w:cs="Arial"/>
          <w:sz w:val="24"/>
          <w:szCs w:val="24"/>
          <w:shd w:val="clear" w:color="auto" w:fill="FFFFFF"/>
        </w:rPr>
        <w:t xml:space="preserve">., </w:t>
      </w:r>
      <w:r w:rsidR="00001731">
        <w:rPr>
          <w:rFonts w:eastAsia="Times New Roman" w:cs="Arial"/>
          <w:sz w:val="24"/>
          <w:szCs w:val="24"/>
          <w:shd w:val="clear" w:color="auto" w:fill="FFFFFF"/>
        </w:rPr>
        <w:t xml:space="preserve">D.J., </w:t>
      </w:r>
      <w:r w:rsidRPr="00575F7F">
        <w:rPr>
          <w:rFonts w:eastAsia="Times New Roman" w:cs="Arial"/>
          <w:sz w:val="24"/>
          <w:szCs w:val="24"/>
          <w:shd w:val="clear" w:color="auto" w:fill="FFFFFF"/>
        </w:rPr>
        <w:t xml:space="preserve">and N.H.; Data Analysis, </w:t>
      </w:r>
      <w:r w:rsidR="001A61E6" w:rsidRPr="00575F7F">
        <w:rPr>
          <w:rFonts w:eastAsia="Times New Roman" w:cs="Arial"/>
          <w:sz w:val="24"/>
          <w:szCs w:val="24"/>
          <w:shd w:val="clear" w:color="auto" w:fill="FFFFFF"/>
        </w:rPr>
        <w:t>M.</w:t>
      </w:r>
      <w:r w:rsidR="001A61E6">
        <w:rPr>
          <w:rFonts w:eastAsia="Times New Roman" w:cs="Arial"/>
          <w:sz w:val="24"/>
          <w:szCs w:val="24"/>
          <w:shd w:val="clear" w:color="auto" w:fill="FFFFFF"/>
        </w:rPr>
        <w:t>N</w:t>
      </w:r>
      <w:r w:rsidR="001A61E6" w:rsidRPr="00575F7F">
        <w:rPr>
          <w:rFonts w:eastAsia="Times New Roman" w:cs="Arial"/>
          <w:sz w:val="24"/>
          <w:szCs w:val="24"/>
          <w:shd w:val="clear" w:color="auto" w:fill="FFFFFF"/>
        </w:rPr>
        <w:t>.</w:t>
      </w:r>
      <w:r w:rsidR="001A61E6">
        <w:rPr>
          <w:rFonts w:eastAsia="Times New Roman" w:cs="Arial"/>
          <w:sz w:val="24"/>
          <w:szCs w:val="24"/>
          <w:shd w:val="clear" w:color="auto" w:fill="FFFFFF"/>
        </w:rPr>
        <w:t>H.</w:t>
      </w:r>
      <w:r w:rsidR="001A61E6" w:rsidRPr="00575F7F">
        <w:rPr>
          <w:rFonts w:eastAsia="Times New Roman" w:cs="Arial"/>
          <w:sz w:val="24"/>
          <w:szCs w:val="24"/>
          <w:shd w:val="clear" w:color="auto" w:fill="FFFFFF"/>
        </w:rPr>
        <w:t>,</w:t>
      </w:r>
      <w:r w:rsidR="001A61E6">
        <w:rPr>
          <w:rFonts w:eastAsia="Times New Roman" w:cs="Arial"/>
          <w:sz w:val="24"/>
          <w:szCs w:val="24"/>
          <w:shd w:val="clear" w:color="auto" w:fill="FFFFFF"/>
        </w:rPr>
        <w:t xml:space="preserve"> N.D</w:t>
      </w:r>
      <w:r w:rsidR="001A61E6" w:rsidRPr="00575F7F">
        <w:rPr>
          <w:rFonts w:eastAsia="Times New Roman" w:cs="Arial"/>
          <w:sz w:val="24"/>
          <w:szCs w:val="24"/>
          <w:shd w:val="clear" w:color="auto" w:fill="FFFFFF"/>
        </w:rPr>
        <w:t xml:space="preserve">., </w:t>
      </w:r>
      <w:r w:rsidR="001A61E6">
        <w:rPr>
          <w:rFonts w:eastAsia="Times New Roman" w:cs="Arial"/>
          <w:sz w:val="24"/>
          <w:szCs w:val="24"/>
          <w:shd w:val="clear" w:color="auto" w:fill="FFFFFF"/>
        </w:rPr>
        <w:t>D.J.,</w:t>
      </w:r>
      <w:r w:rsidRPr="00575F7F">
        <w:rPr>
          <w:rFonts w:eastAsia="Times New Roman" w:cs="Arial"/>
          <w:sz w:val="24"/>
          <w:szCs w:val="24"/>
          <w:shd w:val="clear" w:color="auto" w:fill="FFFFFF"/>
        </w:rPr>
        <w:t xml:space="preserve"> and S.G.; Field Investigation, M.K.I., S.M.U., M.R.A.S., A. A. J., A.S.P.M., S.M.E.A., and S.H.; Data Processing, M.A.H.K., and H.S.M.; Writing – Original Draft, S.G., M.S.R., S.C., M.A.H.K., R. B., and N.H.; Supervision, N.C.D., A.K.M.S., B.A., U.R.S., and S.T.</w:t>
      </w:r>
      <w:r w:rsidRPr="00575F7F">
        <w:rPr>
          <w:rFonts w:ascii="Arial" w:eastAsia="Times New Roman" w:hAnsi="Arial" w:cs="Arial"/>
          <w:sz w:val="24"/>
          <w:szCs w:val="24"/>
        </w:rPr>
        <w:t xml:space="preserve"> </w:t>
      </w:r>
    </w:p>
    <w:p w14:paraId="4AA01C19" w14:textId="77777777" w:rsidR="00DF6712" w:rsidRPr="00AC41CF" w:rsidRDefault="00DF6712" w:rsidP="00DF6712">
      <w:pPr>
        <w:autoSpaceDE w:val="0"/>
        <w:autoSpaceDN w:val="0"/>
        <w:adjustRightInd w:val="0"/>
        <w:spacing w:after="0" w:line="360" w:lineRule="auto"/>
        <w:jc w:val="both"/>
        <w:rPr>
          <w:rFonts w:cs="Calibri"/>
          <w:b/>
          <w:bCs/>
          <w:sz w:val="24"/>
          <w:szCs w:val="24"/>
        </w:rPr>
      </w:pPr>
      <w:r w:rsidRPr="00AC41CF">
        <w:rPr>
          <w:rFonts w:cs="Calibri"/>
          <w:b/>
          <w:bCs/>
          <w:sz w:val="24"/>
          <w:szCs w:val="24"/>
        </w:rPr>
        <w:t>Additional Information</w:t>
      </w:r>
    </w:p>
    <w:p w14:paraId="7B62B795" w14:textId="77777777" w:rsidR="00DF6712" w:rsidRPr="00E34A75" w:rsidRDefault="00DF6712" w:rsidP="00DF6712">
      <w:pPr>
        <w:autoSpaceDE w:val="0"/>
        <w:autoSpaceDN w:val="0"/>
        <w:adjustRightInd w:val="0"/>
        <w:spacing w:after="0" w:line="360" w:lineRule="auto"/>
        <w:jc w:val="both"/>
        <w:rPr>
          <w:b/>
          <w:bCs/>
          <w:sz w:val="24"/>
          <w:szCs w:val="24"/>
        </w:rPr>
      </w:pPr>
      <w:r w:rsidRPr="00E34A75">
        <w:rPr>
          <w:b/>
          <w:sz w:val="24"/>
          <w:szCs w:val="24"/>
        </w:rPr>
        <w:t>Co</w:t>
      </w:r>
      <w:r>
        <w:rPr>
          <w:b/>
          <w:sz w:val="24"/>
          <w:szCs w:val="24"/>
        </w:rPr>
        <w:t>mpeting interests</w:t>
      </w:r>
    </w:p>
    <w:p w14:paraId="436B4A8B" w14:textId="1529BA6E" w:rsidR="00DF6712" w:rsidRPr="002622FF" w:rsidRDefault="00DF6712" w:rsidP="00DF6712">
      <w:pPr>
        <w:spacing w:after="0" w:line="360" w:lineRule="auto"/>
      </w:pPr>
      <w:r>
        <w:rPr>
          <w:bCs/>
          <w:sz w:val="24"/>
          <w:szCs w:val="24"/>
        </w:rPr>
        <w:t>The author(s) declare no competing interests.</w:t>
      </w:r>
    </w:p>
    <w:p w14:paraId="763D7FCD" w14:textId="77777777" w:rsidR="00280094" w:rsidRDefault="00280094" w:rsidP="001E6C27">
      <w:pPr>
        <w:spacing w:after="0" w:line="360" w:lineRule="auto"/>
        <w:rPr>
          <w:rFonts w:ascii="Times New Roman" w:hAnsi="Times New Roman" w:cs="Times New Roman"/>
          <w:sz w:val="24"/>
          <w:szCs w:val="24"/>
        </w:rPr>
      </w:pPr>
    </w:p>
    <w:p w14:paraId="75308FEB" w14:textId="77777777" w:rsidR="00280094" w:rsidRDefault="00280094" w:rsidP="001E6C27">
      <w:pPr>
        <w:spacing w:after="0" w:line="360" w:lineRule="auto"/>
        <w:rPr>
          <w:rFonts w:ascii="Times New Roman" w:hAnsi="Times New Roman" w:cs="Times New Roman"/>
          <w:sz w:val="24"/>
          <w:szCs w:val="24"/>
        </w:rPr>
      </w:pPr>
    </w:p>
    <w:p w14:paraId="651B6326" w14:textId="66B79107" w:rsidR="00305060" w:rsidRDefault="00305060" w:rsidP="001E6C27">
      <w:pPr>
        <w:spacing w:after="0" w:line="360" w:lineRule="auto"/>
        <w:rPr>
          <w:rFonts w:ascii="Times New Roman" w:hAnsi="Times New Roman" w:cs="Times New Roman"/>
          <w:sz w:val="24"/>
          <w:szCs w:val="24"/>
        </w:rPr>
      </w:pPr>
      <w:r>
        <w:rPr>
          <w:noProof/>
        </w:rPr>
        <w:drawing>
          <wp:inline distT="0" distB="0" distL="0" distR="0" wp14:anchorId="2B43ACC9" wp14:editId="26C41517">
            <wp:extent cx="5943600" cy="2447290"/>
            <wp:effectExtent l="0" t="0" r="0" b="0"/>
            <wp:docPr id="9" name="Picture 9"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map,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1E15FBFF" w14:textId="279CF06E" w:rsidR="004F12BF" w:rsidRDefault="004F12BF" w:rsidP="001E6C27">
      <w:pPr>
        <w:spacing w:after="0" w:line="360" w:lineRule="auto"/>
        <w:rPr>
          <w:rFonts w:ascii="Times New Roman" w:hAnsi="Times New Roman" w:cs="Times New Roman"/>
          <w:sz w:val="24"/>
          <w:szCs w:val="24"/>
        </w:rPr>
      </w:pPr>
      <w:r>
        <w:rPr>
          <w:rFonts w:ascii="Times New Roman" w:hAnsi="Times New Roman" w:cs="Times New Roman"/>
          <w:sz w:val="24"/>
          <w:szCs w:val="24"/>
        </w:rPr>
        <w:t>Fig</w:t>
      </w:r>
      <w:r w:rsidR="00123E6F">
        <w:rPr>
          <w:rFonts w:ascii="Times New Roman" w:hAnsi="Times New Roman" w:cs="Times New Roman"/>
          <w:sz w:val="24"/>
          <w:szCs w:val="24"/>
        </w:rPr>
        <w:t>.</w:t>
      </w:r>
      <w:r w:rsidR="00305060">
        <w:rPr>
          <w:rFonts w:ascii="Times New Roman" w:hAnsi="Times New Roman" w:cs="Times New Roman"/>
          <w:sz w:val="24"/>
          <w:szCs w:val="24"/>
        </w:rPr>
        <w:t xml:space="preserve"> 1</w:t>
      </w:r>
      <w:r w:rsidR="00D81D79">
        <w:rPr>
          <w:rFonts w:ascii="Times New Roman" w:hAnsi="Times New Roman" w:cs="Times New Roman"/>
          <w:sz w:val="24"/>
          <w:szCs w:val="24"/>
        </w:rPr>
        <w:t>:</w:t>
      </w:r>
      <w:r w:rsidR="00305060">
        <w:rPr>
          <w:rFonts w:ascii="Times New Roman" w:hAnsi="Times New Roman" w:cs="Times New Roman"/>
          <w:sz w:val="24"/>
          <w:szCs w:val="24"/>
        </w:rPr>
        <w:t xml:space="preserve"> </w:t>
      </w:r>
      <w:r w:rsidR="00934E91" w:rsidRPr="00AB52A6">
        <w:rPr>
          <w:rFonts w:ascii="Times New Roman" w:hAnsi="Times New Roman" w:cs="Times New Roman"/>
          <w:b/>
          <w:bCs/>
          <w:sz w:val="24"/>
          <w:szCs w:val="24"/>
        </w:rPr>
        <w:t>Year</w:t>
      </w:r>
      <w:r w:rsidR="008215B9" w:rsidRPr="00AB52A6">
        <w:rPr>
          <w:rFonts w:ascii="Times New Roman" w:hAnsi="Times New Roman" w:cs="Times New Roman"/>
          <w:b/>
          <w:bCs/>
          <w:sz w:val="24"/>
          <w:szCs w:val="24"/>
        </w:rPr>
        <w:t>-</w:t>
      </w:r>
      <w:r w:rsidR="00934E91" w:rsidRPr="00AB52A6">
        <w:rPr>
          <w:rFonts w:ascii="Times New Roman" w:hAnsi="Times New Roman" w:cs="Times New Roman"/>
          <w:b/>
          <w:bCs/>
          <w:sz w:val="24"/>
          <w:szCs w:val="24"/>
        </w:rPr>
        <w:t>wise scaling up mass dog vaccination (MDV) in different districts of Bangladesh, 2011–2022</w:t>
      </w:r>
      <w:r w:rsidR="009D2049" w:rsidRPr="00AB52A6">
        <w:rPr>
          <w:rFonts w:ascii="Times New Roman" w:hAnsi="Times New Roman" w:cs="Times New Roman"/>
          <w:b/>
          <w:bCs/>
          <w:sz w:val="24"/>
          <w:szCs w:val="24"/>
        </w:rPr>
        <w:t>.</w:t>
      </w:r>
      <w:r w:rsidR="009D2049">
        <w:rPr>
          <w:rFonts w:ascii="Times New Roman" w:hAnsi="Times New Roman" w:cs="Times New Roman"/>
          <w:sz w:val="24"/>
          <w:szCs w:val="24"/>
        </w:rPr>
        <w:t xml:space="preserve"> </w:t>
      </w:r>
      <w:r w:rsidR="00E75563">
        <w:rPr>
          <w:rFonts w:ascii="Times New Roman" w:hAnsi="Times New Roman" w:cs="Times New Roman"/>
          <w:sz w:val="24"/>
          <w:szCs w:val="24"/>
        </w:rPr>
        <w:t xml:space="preserve">Map of Bangladesh showing </w:t>
      </w:r>
      <w:r w:rsidR="008F352D">
        <w:rPr>
          <w:rFonts w:ascii="Times New Roman" w:hAnsi="Times New Roman" w:cs="Times New Roman"/>
          <w:sz w:val="24"/>
          <w:szCs w:val="24"/>
        </w:rPr>
        <w:t>the number of dog</w:t>
      </w:r>
      <w:r w:rsidR="00802782">
        <w:rPr>
          <w:rFonts w:ascii="Times New Roman" w:hAnsi="Times New Roman" w:cs="Times New Roman"/>
          <w:sz w:val="24"/>
          <w:szCs w:val="24"/>
        </w:rPr>
        <w:t>s</w:t>
      </w:r>
      <w:r w:rsidR="008F352D">
        <w:rPr>
          <w:rFonts w:ascii="Times New Roman" w:hAnsi="Times New Roman" w:cs="Times New Roman"/>
          <w:sz w:val="24"/>
          <w:szCs w:val="24"/>
        </w:rPr>
        <w:t xml:space="preserve"> vaccinated in </w:t>
      </w:r>
      <w:r w:rsidR="00657111">
        <w:rPr>
          <w:rFonts w:ascii="Times New Roman" w:hAnsi="Times New Roman" w:cs="Times New Roman"/>
          <w:sz w:val="24"/>
          <w:szCs w:val="24"/>
        </w:rPr>
        <w:t xml:space="preserve">different </w:t>
      </w:r>
      <w:r w:rsidR="00802782">
        <w:rPr>
          <w:rFonts w:ascii="Times New Roman" w:hAnsi="Times New Roman" w:cs="Times New Roman"/>
          <w:sz w:val="24"/>
          <w:szCs w:val="24"/>
        </w:rPr>
        <w:t xml:space="preserve">districts of Bangladesh </w:t>
      </w:r>
      <w:r w:rsidR="00E94F4A">
        <w:rPr>
          <w:rFonts w:ascii="Times New Roman" w:hAnsi="Times New Roman" w:cs="Times New Roman"/>
          <w:sz w:val="24"/>
          <w:szCs w:val="24"/>
        </w:rPr>
        <w:t>starting from 2011</w:t>
      </w:r>
      <w:r w:rsidR="00802782">
        <w:rPr>
          <w:rFonts w:ascii="Times New Roman" w:hAnsi="Times New Roman" w:cs="Times New Roman"/>
          <w:sz w:val="24"/>
          <w:szCs w:val="24"/>
        </w:rPr>
        <w:t xml:space="preserve">. </w:t>
      </w:r>
    </w:p>
    <w:p w14:paraId="364FC8CB" w14:textId="2DD6D60F" w:rsidR="00123E6F" w:rsidRDefault="00123E6F" w:rsidP="001E6C27">
      <w:pPr>
        <w:spacing w:after="0" w:line="360" w:lineRule="auto"/>
        <w:rPr>
          <w:rFonts w:ascii="Times New Roman" w:hAnsi="Times New Roman" w:cs="Times New Roman"/>
          <w:sz w:val="24"/>
          <w:szCs w:val="24"/>
        </w:rPr>
      </w:pPr>
    </w:p>
    <w:p w14:paraId="685BC010" w14:textId="22E41F20" w:rsidR="00123E6F" w:rsidRDefault="00123E6F" w:rsidP="001E6C27">
      <w:pPr>
        <w:spacing w:after="0" w:line="360" w:lineRule="auto"/>
        <w:rPr>
          <w:rFonts w:ascii="Times New Roman" w:hAnsi="Times New Roman" w:cs="Times New Roman"/>
          <w:sz w:val="24"/>
          <w:szCs w:val="24"/>
        </w:rPr>
      </w:pPr>
    </w:p>
    <w:p w14:paraId="248AC506" w14:textId="77777777" w:rsidR="00123E6F" w:rsidRDefault="00123E6F" w:rsidP="001E6C27">
      <w:pPr>
        <w:spacing w:after="0" w:line="360" w:lineRule="auto"/>
        <w:rPr>
          <w:rFonts w:ascii="Times New Roman" w:hAnsi="Times New Roman" w:cs="Times New Roman"/>
          <w:sz w:val="24"/>
          <w:szCs w:val="24"/>
        </w:rPr>
      </w:pPr>
    </w:p>
    <w:p w14:paraId="0121F4DA" w14:textId="77777777" w:rsidR="008656E0" w:rsidRDefault="008656E0" w:rsidP="008656E0">
      <w:pPr>
        <w:spacing w:after="0" w:line="360" w:lineRule="auto"/>
        <w:rPr>
          <w:rFonts w:ascii="Times New Roman" w:hAnsi="Times New Roman" w:cs="Times New Roman"/>
          <w:sz w:val="24"/>
          <w:szCs w:val="24"/>
        </w:rPr>
      </w:pPr>
      <w:r>
        <w:rPr>
          <w:noProof/>
        </w:rPr>
        <w:drawing>
          <wp:inline distT="0" distB="0" distL="0" distR="0" wp14:anchorId="0967AB23" wp14:editId="691D244C">
            <wp:extent cx="5943600" cy="3343275"/>
            <wp:effectExtent l="0" t="0" r="0" b="9525"/>
            <wp:docPr id="11" name="Picture 11" descr="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BAF689" w14:textId="77777777" w:rsidR="008656E0" w:rsidRDefault="008656E0" w:rsidP="008656E0">
      <w:pPr>
        <w:spacing w:after="0" w:line="360" w:lineRule="auto"/>
        <w:rPr>
          <w:rFonts w:ascii="Times New Roman" w:hAnsi="Times New Roman" w:cs="Times New Roman"/>
          <w:sz w:val="24"/>
          <w:szCs w:val="24"/>
        </w:rPr>
      </w:pPr>
    </w:p>
    <w:p w14:paraId="3590A71C" w14:textId="77777777" w:rsidR="008656E0" w:rsidRPr="00090EB2" w:rsidRDefault="008656E0" w:rsidP="008656E0">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Fig. 2: </w:t>
      </w:r>
      <w:r w:rsidRPr="00AB52A6">
        <w:rPr>
          <w:rFonts w:ascii="Times New Roman" w:hAnsi="Times New Roman" w:cs="Times New Roman"/>
          <w:b/>
          <w:bCs/>
          <w:sz w:val="24"/>
          <w:szCs w:val="24"/>
        </w:rPr>
        <w:t>Map of Bangladesh state dog vaccination and estimated human to dog ratio by district.</w:t>
      </w:r>
      <w:r w:rsidRPr="00090EB2">
        <w:rPr>
          <w:rFonts w:ascii="Times New Roman" w:hAnsi="Times New Roman" w:cs="Times New Roman"/>
          <w:sz w:val="24"/>
          <w:szCs w:val="24"/>
        </w:rPr>
        <w:t xml:space="preserve"> </w:t>
      </w:r>
      <w:r>
        <w:rPr>
          <w:rFonts w:ascii="Times New Roman" w:hAnsi="Times New Roman" w:cs="Times New Roman"/>
          <w:sz w:val="24"/>
          <w:szCs w:val="24"/>
        </w:rPr>
        <w:t>Left: Showing the</w:t>
      </w:r>
      <w:r w:rsidRPr="00090EB2">
        <w:rPr>
          <w:rFonts w:ascii="Times New Roman" w:hAnsi="Times New Roman" w:cs="Times New Roman"/>
          <w:sz w:val="24"/>
          <w:szCs w:val="24"/>
        </w:rPr>
        <w:t xml:space="preserve"> of </w:t>
      </w:r>
      <w:r>
        <w:rPr>
          <w:rFonts w:ascii="Times New Roman" w:hAnsi="Times New Roman" w:cs="Times New Roman"/>
          <w:sz w:val="24"/>
          <w:szCs w:val="24"/>
        </w:rPr>
        <w:t xml:space="preserve">number of dogs vaccinated </w:t>
      </w:r>
      <w:r>
        <w:t>(blue shadow) with vaccination coverage (black circles)</w:t>
      </w:r>
      <w:r>
        <w:rPr>
          <w:rFonts w:ascii="Times New Roman" w:hAnsi="Times New Roman" w:cs="Times New Roman"/>
          <w:sz w:val="24"/>
          <w:szCs w:val="24"/>
        </w:rPr>
        <w:t>. Right: Showing Human to dog ration (red shadow) with human rabies death rate per 100,000 population (red circle).</w:t>
      </w:r>
    </w:p>
    <w:p w14:paraId="2560E86F" w14:textId="77777777" w:rsidR="00606528" w:rsidRDefault="00606528" w:rsidP="001E6C27">
      <w:pPr>
        <w:spacing w:after="0" w:line="360" w:lineRule="auto"/>
        <w:rPr>
          <w:rFonts w:ascii="Times New Roman" w:hAnsi="Times New Roman" w:cs="Times New Roman"/>
          <w:sz w:val="24"/>
          <w:szCs w:val="24"/>
        </w:rPr>
      </w:pPr>
    </w:p>
    <w:p w14:paraId="2DC31D13" w14:textId="77777777" w:rsidR="00D556BA" w:rsidRDefault="00D556BA" w:rsidP="00D556BA">
      <w:pPr>
        <w:spacing w:after="0" w:line="360" w:lineRule="auto"/>
        <w:rPr>
          <w:rFonts w:ascii="Times New Roman" w:hAnsi="Times New Roman" w:cs="Times New Roman"/>
          <w:sz w:val="24"/>
          <w:szCs w:val="24"/>
        </w:rPr>
      </w:pPr>
      <w:r>
        <w:rPr>
          <w:noProof/>
        </w:rPr>
        <w:drawing>
          <wp:inline distT="0" distB="0" distL="0" distR="0" wp14:anchorId="6127B2F7" wp14:editId="4B099641">
            <wp:extent cx="5943600" cy="4802505"/>
            <wp:effectExtent l="0" t="0" r="0"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802505"/>
                    </a:xfrm>
                    <a:prstGeom prst="rect">
                      <a:avLst/>
                    </a:prstGeom>
                    <a:noFill/>
                    <a:ln>
                      <a:noFill/>
                    </a:ln>
                  </pic:spPr>
                </pic:pic>
              </a:graphicData>
            </a:graphic>
          </wp:inline>
        </w:drawing>
      </w:r>
    </w:p>
    <w:p w14:paraId="313F29FC" w14:textId="77777777" w:rsidR="00D556BA" w:rsidRDefault="00D556BA" w:rsidP="00D556BA">
      <w:pPr>
        <w:spacing w:after="0" w:line="360" w:lineRule="auto"/>
        <w:rPr>
          <w:rFonts w:ascii="Times New Roman" w:hAnsi="Times New Roman" w:cs="Times New Roman"/>
          <w:sz w:val="24"/>
          <w:szCs w:val="24"/>
        </w:rPr>
      </w:pPr>
    </w:p>
    <w:p w14:paraId="7E427087" w14:textId="5F3A7858" w:rsidR="00C63EA6" w:rsidRDefault="00D556BA" w:rsidP="00D556BA">
      <w:pPr>
        <w:spacing w:after="0" w:line="360" w:lineRule="auto"/>
        <w:rPr>
          <w:noProof/>
        </w:rPr>
      </w:pPr>
      <w:r>
        <w:rPr>
          <w:rFonts w:ascii="Times New Roman" w:hAnsi="Times New Roman" w:cs="Times New Roman"/>
          <w:sz w:val="24"/>
          <w:szCs w:val="24"/>
        </w:rPr>
        <w:t xml:space="preserve">Fig. 3: Graph of month-wise human rabies deaths (green bar) and number of anti-rabies vaccine utilization reported </w:t>
      </w:r>
      <w:r w:rsidRPr="00E32F33">
        <w:rPr>
          <w:rFonts w:ascii="Times New Roman" w:hAnsi="Times New Roman" w:cs="Times New Roman"/>
          <w:sz w:val="24"/>
          <w:szCs w:val="24"/>
        </w:rPr>
        <w:t>at</w:t>
      </w:r>
      <w:r w:rsidRPr="00E32F33">
        <w:rPr>
          <w:rFonts w:ascii="Times New Roman" w:hAnsi="Times New Roman" w:cs="Times New Roman"/>
          <w:color w:val="222222"/>
          <w:sz w:val="24"/>
          <w:szCs w:val="24"/>
          <w:shd w:val="clear" w:color="auto" w:fill="FFFFFF"/>
        </w:rPr>
        <w:t xml:space="preserve"> the National Rabies Prevention and Control Centers (NRPCC) of the Infectious Disease Hospital (IDH), Dhaka, Bangladesh, 201</w:t>
      </w:r>
      <w:r>
        <w:rPr>
          <w:rFonts w:ascii="Times New Roman" w:hAnsi="Times New Roman" w:cs="Times New Roman"/>
          <w:color w:val="222222"/>
          <w:sz w:val="24"/>
          <w:szCs w:val="24"/>
          <w:shd w:val="clear" w:color="auto" w:fill="FFFFFF"/>
        </w:rPr>
        <w:t>1</w:t>
      </w:r>
      <w:r w:rsidRPr="00E32F33">
        <w:rPr>
          <w:rFonts w:ascii="Times New Roman" w:hAnsi="Times New Roman" w:cs="Times New Roman"/>
          <w:color w:val="222222"/>
          <w:sz w:val="24"/>
          <w:szCs w:val="24"/>
          <w:shd w:val="clear" w:color="auto" w:fill="FFFFFF"/>
        </w:rPr>
        <w:t>–2022.</w:t>
      </w:r>
    </w:p>
    <w:p w14:paraId="4D1D0424" w14:textId="21FCE74E" w:rsidR="00606528" w:rsidRDefault="00606528" w:rsidP="00C63EA6">
      <w:pPr>
        <w:pStyle w:val="EndNoteBibliographyTitle"/>
        <w:rPr>
          <w:rFonts w:ascii="Times New Roman" w:hAnsi="Times New Roman" w:cs="Times New Roman"/>
          <w:sz w:val="24"/>
          <w:szCs w:val="24"/>
        </w:rPr>
      </w:pPr>
      <w:r>
        <w:rPr>
          <w:noProof/>
        </w:rPr>
        <w:lastRenderedPageBreak/>
        <w:drawing>
          <wp:inline distT="0" distB="0" distL="0" distR="0" wp14:anchorId="5EE534DD" wp14:editId="1A5728F8">
            <wp:extent cx="5943600" cy="4052570"/>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52570"/>
                    </a:xfrm>
                    <a:prstGeom prst="rect">
                      <a:avLst/>
                    </a:prstGeom>
                    <a:noFill/>
                    <a:ln>
                      <a:noFill/>
                    </a:ln>
                  </pic:spPr>
                </pic:pic>
              </a:graphicData>
            </a:graphic>
          </wp:inline>
        </w:drawing>
      </w:r>
    </w:p>
    <w:p w14:paraId="443221A0" w14:textId="77777777" w:rsidR="00606528" w:rsidRDefault="00606528" w:rsidP="001E6C27">
      <w:pPr>
        <w:spacing w:after="0" w:line="360" w:lineRule="auto"/>
        <w:rPr>
          <w:rFonts w:ascii="Times New Roman" w:hAnsi="Times New Roman" w:cs="Times New Roman"/>
          <w:sz w:val="24"/>
          <w:szCs w:val="24"/>
        </w:rPr>
      </w:pPr>
    </w:p>
    <w:p w14:paraId="1B1C0B39" w14:textId="77777777" w:rsidR="00606528" w:rsidRDefault="00606528" w:rsidP="001E6C27">
      <w:pPr>
        <w:spacing w:after="0" w:line="360" w:lineRule="auto"/>
        <w:rPr>
          <w:rFonts w:ascii="Times New Roman" w:hAnsi="Times New Roman" w:cs="Times New Roman"/>
          <w:sz w:val="24"/>
          <w:szCs w:val="24"/>
        </w:rPr>
      </w:pPr>
    </w:p>
    <w:p w14:paraId="49F60AC7" w14:textId="373DDB14" w:rsidR="00D81D79" w:rsidRPr="00E32F33" w:rsidRDefault="00D001F7" w:rsidP="001E6C27">
      <w:pPr>
        <w:spacing w:after="0" w:line="360" w:lineRule="auto"/>
        <w:rPr>
          <w:rFonts w:ascii="Times New Roman" w:hAnsi="Times New Roman" w:cs="Times New Roman"/>
          <w:sz w:val="24"/>
          <w:szCs w:val="24"/>
        </w:rPr>
      </w:pPr>
      <w:r w:rsidRPr="00E32F33">
        <w:rPr>
          <w:rFonts w:ascii="Times New Roman" w:hAnsi="Times New Roman" w:cs="Times New Roman"/>
          <w:sz w:val="24"/>
          <w:szCs w:val="24"/>
        </w:rPr>
        <w:t>Fig</w:t>
      </w:r>
      <w:r w:rsidR="00123E6F">
        <w:rPr>
          <w:rFonts w:ascii="Times New Roman" w:hAnsi="Times New Roman" w:cs="Times New Roman"/>
          <w:sz w:val="24"/>
          <w:szCs w:val="24"/>
        </w:rPr>
        <w:t>.</w:t>
      </w:r>
      <w:r w:rsidR="00E1610D" w:rsidRPr="00E32F33">
        <w:rPr>
          <w:rFonts w:ascii="Times New Roman" w:hAnsi="Times New Roman" w:cs="Times New Roman"/>
          <w:sz w:val="24"/>
          <w:szCs w:val="24"/>
        </w:rPr>
        <w:t xml:space="preserve"> </w:t>
      </w:r>
      <w:r w:rsidR="00D556BA">
        <w:rPr>
          <w:rFonts w:ascii="Times New Roman" w:hAnsi="Times New Roman" w:cs="Times New Roman"/>
          <w:sz w:val="24"/>
          <w:szCs w:val="24"/>
        </w:rPr>
        <w:t>4</w:t>
      </w:r>
      <w:r w:rsidRPr="00E32F33">
        <w:rPr>
          <w:rFonts w:ascii="Times New Roman" w:hAnsi="Times New Roman" w:cs="Times New Roman"/>
          <w:sz w:val="24"/>
          <w:szCs w:val="24"/>
        </w:rPr>
        <w:t>:</w:t>
      </w:r>
      <w:r w:rsidR="00E1610D" w:rsidRPr="00E32F33">
        <w:rPr>
          <w:rFonts w:ascii="Times New Roman" w:hAnsi="Times New Roman" w:cs="Times New Roman"/>
          <w:sz w:val="24"/>
          <w:szCs w:val="24"/>
        </w:rPr>
        <w:t xml:space="preserve"> </w:t>
      </w:r>
      <w:r w:rsidRPr="00E32F33">
        <w:rPr>
          <w:rFonts w:ascii="Times New Roman" w:hAnsi="Times New Roman" w:cs="Times New Roman"/>
          <w:sz w:val="24"/>
          <w:szCs w:val="24"/>
        </w:rPr>
        <w:t xml:space="preserve"> </w:t>
      </w:r>
      <w:r w:rsidR="007E6624" w:rsidRPr="00E32F33">
        <w:rPr>
          <w:rFonts w:ascii="Times New Roman" w:hAnsi="Times New Roman" w:cs="Times New Roman"/>
          <w:sz w:val="24"/>
          <w:szCs w:val="24"/>
        </w:rPr>
        <w:t xml:space="preserve">Distribution of human </w:t>
      </w:r>
      <w:r w:rsidR="004518A8" w:rsidRPr="00E32F33">
        <w:rPr>
          <w:rFonts w:ascii="Times New Roman" w:hAnsi="Times New Roman" w:cs="Times New Roman"/>
          <w:sz w:val="24"/>
          <w:szCs w:val="24"/>
        </w:rPr>
        <w:t xml:space="preserve">death rate </w:t>
      </w:r>
      <w:r w:rsidR="00E32F33" w:rsidRPr="00E32F33">
        <w:rPr>
          <w:rFonts w:ascii="Times New Roman" w:hAnsi="Times New Roman" w:cs="Times New Roman"/>
          <w:sz w:val="24"/>
          <w:szCs w:val="24"/>
        </w:rPr>
        <w:t>(</w:t>
      </w:r>
      <w:r w:rsidR="00E32F33" w:rsidRPr="00E32F33">
        <w:rPr>
          <w:rFonts w:ascii="Times New Roman" w:hAnsi="Times New Roman" w:cs="Times New Roman"/>
          <w:color w:val="222222"/>
          <w:sz w:val="24"/>
          <w:szCs w:val="24"/>
          <w:shd w:val="clear" w:color="auto" w:fill="FFFFFF"/>
        </w:rPr>
        <w:t>cases per 100,000 populations</w:t>
      </w:r>
      <w:r w:rsidR="00E32F33" w:rsidRPr="00E32F33">
        <w:rPr>
          <w:rFonts w:ascii="Times New Roman" w:hAnsi="Times New Roman" w:cs="Times New Roman"/>
          <w:sz w:val="24"/>
          <w:szCs w:val="24"/>
        </w:rPr>
        <w:t>)</w:t>
      </w:r>
      <w:r w:rsidR="00AB52A6">
        <w:rPr>
          <w:rFonts w:ascii="Times New Roman" w:hAnsi="Times New Roman" w:cs="Times New Roman"/>
          <w:sz w:val="24"/>
          <w:szCs w:val="24"/>
        </w:rPr>
        <w:t xml:space="preserve"> (left)</w:t>
      </w:r>
      <w:r w:rsidR="00E32F33" w:rsidRPr="00E32F33">
        <w:rPr>
          <w:rFonts w:ascii="Times New Roman" w:hAnsi="Times New Roman" w:cs="Times New Roman"/>
          <w:sz w:val="24"/>
          <w:szCs w:val="24"/>
        </w:rPr>
        <w:t xml:space="preserve"> </w:t>
      </w:r>
      <w:r w:rsidR="00AB52A6">
        <w:rPr>
          <w:rFonts w:ascii="Times New Roman" w:hAnsi="Times New Roman" w:cs="Times New Roman"/>
          <w:sz w:val="24"/>
          <w:szCs w:val="24"/>
        </w:rPr>
        <w:t xml:space="preserve">and </w:t>
      </w:r>
      <w:r w:rsidR="00AB52A6" w:rsidRPr="00E32F33">
        <w:rPr>
          <w:rFonts w:ascii="Times New Roman" w:hAnsi="Times New Roman" w:cs="Times New Roman"/>
          <w:sz w:val="24"/>
          <w:szCs w:val="24"/>
        </w:rPr>
        <w:t>rabies cases</w:t>
      </w:r>
      <w:r w:rsidR="00AB52A6">
        <w:rPr>
          <w:rFonts w:ascii="Times New Roman" w:hAnsi="Times New Roman" w:cs="Times New Roman"/>
          <w:sz w:val="24"/>
          <w:szCs w:val="24"/>
        </w:rPr>
        <w:t xml:space="preserve"> (right)</w:t>
      </w:r>
      <w:r w:rsidR="00AB52A6" w:rsidRPr="00E32F33">
        <w:rPr>
          <w:rFonts w:ascii="Times New Roman" w:hAnsi="Times New Roman" w:cs="Times New Roman"/>
          <w:sz w:val="24"/>
          <w:szCs w:val="24"/>
        </w:rPr>
        <w:t xml:space="preserve"> </w:t>
      </w:r>
      <w:r w:rsidR="007E6624" w:rsidRPr="00E32F33">
        <w:rPr>
          <w:rFonts w:ascii="Times New Roman" w:hAnsi="Times New Roman" w:cs="Times New Roman"/>
          <w:sz w:val="24"/>
          <w:szCs w:val="24"/>
        </w:rPr>
        <w:t>in different distric</w:t>
      </w:r>
      <w:r w:rsidR="00381D7D" w:rsidRPr="00E32F33">
        <w:rPr>
          <w:rFonts w:ascii="Times New Roman" w:hAnsi="Times New Roman" w:cs="Times New Roman"/>
          <w:sz w:val="24"/>
          <w:szCs w:val="24"/>
        </w:rPr>
        <w:t>ts of Bangladesh reported at</w:t>
      </w:r>
      <w:r w:rsidR="00115DB4" w:rsidRPr="00E32F33">
        <w:rPr>
          <w:rFonts w:ascii="Times New Roman" w:hAnsi="Times New Roman" w:cs="Times New Roman"/>
          <w:color w:val="222222"/>
          <w:sz w:val="24"/>
          <w:szCs w:val="24"/>
          <w:shd w:val="clear" w:color="auto" w:fill="FFFFFF"/>
        </w:rPr>
        <w:t xml:space="preserve"> the National Rabies Prevention and Control Centers (NRPCC) of the Infectious Disease Hospital (IDH), Dhaka, Bangladesh, 201</w:t>
      </w:r>
      <w:r w:rsidR="005466CB" w:rsidRPr="00E32F33">
        <w:rPr>
          <w:rFonts w:ascii="Times New Roman" w:hAnsi="Times New Roman" w:cs="Times New Roman"/>
          <w:color w:val="222222"/>
          <w:sz w:val="24"/>
          <w:szCs w:val="24"/>
          <w:shd w:val="clear" w:color="auto" w:fill="FFFFFF"/>
        </w:rPr>
        <w:t>9</w:t>
      </w:r>
      <w:r w:rsidR="00115DB4" w:rsidRPr="00E32F33">
        <w:rPr>
          <w:rFonts w:ascii="Times New Roman" w:hAnsi="Times New Roman" w:cs="Times New Roman"/>
          <w:color w:val="222222"/>
          <w:sz w:val="24"/>
          <w:szCs w:val="24"/>
          <w:shd w:val="clear" w:color="auto" w:fill="FFFFFF"/>
        </w:rPr>
        <w:t>–20</w:t>
      </w:r>
      <w:r w:rsidR="005466CB" w:rsidRPr="00E32F33">
        <w:rPr>
          <w:rFonts w:ascii="Times New Roman" w:hAnsi="Times New Roman" w:cs="Times New Roman"/>
          <w:color w:val="222222"/>
          <w:sz w:val="24"/>
          <w:szCs w:val="24"/>
          <w:shd w:val="clear" w:color="auto" w:fill="FFFFFF"/>
        </w:rPr>
        <w:t xml:space="preserve">22. </w:t>
      </w:r>
    </w:p>
    <w:p w14:paraId="73F3DC0C" w14:textId="77777777" w:rsidR="00D001F7" w:rsidRDefault="00D001F7" w:rsidP="001E6C27">
      <w:pPr>
        <w:spacing w:after="0" w:line="360" w:lineRule="auto"/>
        <w:rPr>
          <w:rFonts w:ascii="Times New Roman" w:hAnsi="Times New Roman" w:cs="Times New Roman"/>
          <w:sz w:val="24"/>
          <w:szCs w:val="24"/>
        </w:rPr>
      </w:pPr>
    </w:p>
    <w:p w14:paraId="55DCEA07" w14:textId="34AABCA3" w:rsidR="00D001F7" w:rsidRDefault="00D001F7" w:rsidP="001E6C27">
      <w:pPr>
        <w:spacing w:after="0" w:line="360" w:lineRule="auto"/>
        <w:rPr>
          <w:rFonts w:ascii="Times New Roman" w:hAnsi="Times New Roman" w:cs="Times New Roman"/>
          <w:sz w:val="24"/>
          <w:szCs w:val="24"/>
        </w:rPr>
      </w:pPr>
    </w:p>
    <w:p w14:paraId="42CE1A65" w14:textId="77777777" w:rsidR="00D001F7" w:rsidRDefault="00D001F7" w:rsidP="001E6C27">
      <w:pPr>
        <w:spacing w:after="0" w:line="360" w:lineRule="auto"/>
        <w:rPr>
          <w:rFonts w:ascii="Times New Roman" w:hAnsi="Times New Roman" w:cs="Times New Roman"/>
          <w:sz w:val="24"/>
          <w:szCs w:val="24"/>
        </w:rPr>
      </w:pPr>
    </w:p>
    <w:p w14:paraId="20E01040" w14:textId="77777777" w:rsidR="00D001F7" w:rsidRDefault="00D001F7" w:rsidP="001E6C27">
      <w:pPr>
        <w:spacing w:after="0" w:line="360" w:lineRule="auto"/>
        <w:rPr>
          <w:rFonts w:ascii="Times New Roman" w:hAnsi="Times New Roman" w:cs="Times New Roman"/>
          <w:sz w:val="24"/>
          <w:szCs w:val="24"/>
        </w:rPr>
      </w:pPr>
    </w:p>
    <w:p w14:paraId="2E4BA8B7" w14:textId="77777777" w:rsidR="005D4D42" w:rsidRDefault="005D4D42" w:rsidP="001E6C27">
      <w:pPr>
        <w:spacing w:after="0" w:line="360" w:lineRule="auto"/>
        <w:rPr>
          <w:rFonts w:ascii="Times New Roman" w:hAnsi="Times New Roman" w:cs="Times New Roman"/>
          <w:sz w:val="24"/>
          <w:szCs w:val="24"/>
        </w:rPr>
      </w:pPr>
    </w:p>
    <w:p w14:paraId="29883EB1" w14:textId="373CACEF" w:rsidR="00D001F7" w:rsidRDefault="00D001F7" w:rsidP="001E6C27">
      <w:pPr>
        <w:spacing w:after="0" w:line="360" w:lineRule="auto"/>
        <w:rPr>
          <w:rFonts w:ascii="Times New Roman" w:hAnsi="Times New Roman" w:cs="Times New Roman"/>
          <w:sz w:val="24"/>
          <w:szCs w:val="24"/>
        </w:rPr>
      </w:pPr>
    </w:p>
    <w:p w14:paraId="489A7FFA" w14:textId="77777777" w:rsidR="008B3CCA" w:rsidRDefault="008B3CCA" w:rsidP="001E6C27">
      <w:pPr>
        <w:spacing w:after="0" w:line="360" w:lineRule="auto"/>
        <w:rPr>
          <w:rFonts w:ascii="Times New Roman" w:hAnsi="Times New Roman" w:cs="Times New Roman"/>
          <w:sz w:val="24"/>
          <w:szCs w:val="24"/>
        </w:rPr>
      </w:pPr>
    </w:p>
    <w:p w14:paraId="5B08A837" w14:textId="77777777" w:rsidR="00111481" w:rsidRDefault="00111481" w:rsidP="001E6C27">
      <w:pPr>
        <w:spacing w:after="0" w:line="360" w:lineRule="auto"/>
        <w:rPr>
          <w:rFonts w:ascii="Times New Roman" w:hAnsi="Times New Roman" w:cs="Times New Roman"/>
          <w:sz w:val="24"/>
          <w:szCs w:val="24"/>
        </w:rPr>
      </w:pPr>
    </w:p>
    <w:p w14:paraId="4ADF7845" w14:textId="77777777" w:rsidR="00111481" w:rsidRDefault="00111481" w:rsidP="001E6C27">
      <w:pPr>
        <w:spacing w:after="0" w:line="360" w:lineRule="auto"/>
        <w:rPr>
          <w:rFonts w:ascii="Times New Roman" w:hAnsi="Times New Roman" w:cs="Times New Roman"/>
          <w:sz w:val="24"/>
          <w:szCs w:val="24"/>
        </w:rPr>
      </w:pPr>
    </w:p>
    <w:p w14:paraId="42BB17A2" w14:textId="77777777" w:rsidR="00D001F7" w:rsidRDefault="00D001F7" w:rsidP="001E6C27">
      <w:pPr>
        <w:spacing w:after="0" w:line="360" w:lineRule="auto"/>
        <w:rPr>
          <w:rFonts w:ascii="Times New Roman" w:hAnsi="Times New Roman" w:cs="Times New Roman"/>
          <w:sz w:val="24"/>
          <w:szCs w:val="24"/>
        </w:rPr>
      </w:pPr>
    </w:p>
    <w:p w14:paraId="749FABD4" w14:textId="77777777" w:rsidR="004C625D" w:rsidRDefault="004C625D" w:rsidP="001E6C27">
      <w:pPr>
        <w:spacing w:after="0" w:line="360" w:lineRule="auto"/>
        <w:rPr>
          <w:noProof/>
        </w:rPr>
      </w:pPr>
    </w:p>
    <w:p w14:paraId="7B6B2E60" w14:textId="5E9AD30E" w:rsidR="00D81D79" w:rsidRDefault="00575BC4" w:rsidP="001E6C27">
      <w:pPr>
        <w:spacing w:after="0" w:line="360" w:lineRule="auto"/>
        <w:rPr>
          <w:rFonts w:ascii="Times New Roman" w:hAnsi="Times New Roman" w:cs="Times New Roman"/>
          <w:sz w:val="24"/>
          <w:szCs w:val="24"/>
        </w:rPr>
      </w:pPr>
      <w:r>
        <w:rPr>
          <w:noProof/>
        </w:rPr>
        <w:lastRenderedPageBreak/>
        <w:drawing>
          <wp:inline distT="0" distB="0" distL="0" distR="0" wp14:anchorId="4C633452" wp14:editId="14DB1053">
            <wp:extent cx="3186752" cy="2927205"/>
            <wp:effectExtent l="0" t="0" r="0" b="698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1465" cy="2959090"/>
                    </a:xfrm>
                    <a:prstGeom prst="rect">
                      <a:avLst/>
                    </a:prstGeom>
                    <a:noFill/>
                  </pic:spPr>
                </pic:pic>
              </a:graphicData>
            </a:graphic>
          </wp:inline>
        </w:drawing>
      </w:r>
    </w:p>
    <w:p w14:paraId="38D32D23" w14:textId="77777777" w:rsidR="00280094" w:rsidRDefault="00280094" w:rsidP="001E6C27">
      <w:pPr>
        <w:spacing w:after="0" w:line="360" w:lineRule="auto"/>
        <w:rPr>
          <w:rFonts w:ascii="Times New Roman" w:hAnsi="Times New Roman" w:cs="Times New Roman"/>
          <w:sz w:val="24"/>
          <w:szCs w:val="24"/>
        </w:rPr>
      </w:pPr>
    </w:p>
    <w:p w14:paraId="39B96158" w14:textId="02DABD8C" w:rsidR="00280094" w:rsidRDefault="00280094" w:rsidP="001E6C27">
      <w:pPr>
        <w:spacing w:after="0" w:line="360" w:lineRule="auto"/>
      </w:pPr>
      <w:r w:rsidRPr="005008AA">
        <w:rPr>
          <w:b/>
        </w:rPr>
        <w:t>Fig.</w:t>
      </w:r>
      <w:r w:rsidR="00E86380">
        <w:rPr>
          <w:b/>
        </w:rPr>
        <w:t xml:space="preserve"> 5:</w:t>
      </w:r>
      <w:r>
        <w:t xml:space="preserve"> Correlation matrix heatmap with dendrogram depicting associations between variables. The length of the dendrogram branches represent distance between variables from Pearson correlation. </w:t>
      </w:r>
      <w:r w:rsidRPr="00B9289D">
        <w:t xml:space="preserve">Correlations range from 1 for perfectly correlated variables to -1 for </w:t>
      </w:r>
      <w:r>
        <w:t xml:space="preserve">negatively </w:t>
      </w:r>
      <w:r w:rsidRPr="00B9289D">
        <w:t>correlated variables</w:t>
      </w:r>
      <w:r>
        <w:t>. (</w:t>
      </w:r>
      <w:r w:rsidRPr="00B5191B">
        <w:rPr>
          <w:b/>
        </w:rPr>
        <w:t>Key</w:t>
      </w:r>
      <w:r>
        <w:t xml:space="preserve">: </w:t>
      </w:r>
      <w:r w:rsidRPr="00B5191B">
        <w:rPr>
          <w:b/>
        </w:rPr>
        <w:t>Mortality</w:t>
      </w:r>
      <w:r>
        <w:t xml:space="preserve"> – human deaths, </w:t>
      </w:r>
      <w:r w:rsidRPr="00B5191B">
        <w:rPr>
          <w:b/>
        </w:rPr>
        <w:t>MDV</w:t>
      </w:r>
      <w:r>
        <w:t xml:space="preserve"> – dog rabies vaccinations, </w:t>
      </w:r>
      <w:r w:rsidRPr="00B5191B">
        <w:rPr>
          <w:b/>
        </w:rPr>
        <w:t>Year</w:t>
      </w:r>
      <w:r>
        <w:t xml:space="preserve"> – year of vaccination, and </w:t>
      </w:r>
      <w:r w:rsidRPr="00B5191B">
        <w:rPr>
          <w:b/>
        </w:rPr>
        <w:t>ARV</w:t>
      </w:r>
      <w:r>
        <w:t xml:space="preserve"> – human rabies vaccinations).</w:t>
      </w:r>
    </w:p>
    <w:p w14:paraId="60BEA3F3" w14:textId="77777777" w:rsidR="00C67BBA" w:rsidRDefault="00C67BBA" w:rsidP="001E6C27">
      <w:pPr>
        <w:spacing w:after="0" w:line="360" w:lineRule="auto"/>
      </w:pPr>
    </w:p>
    <w:p w14:paraId="21CB4941" w14:textId="535EFF83" w:rsidR="00C67BBA" w:rsidRDefault="00000868" w:rsidP="001E6C27">
      <w:pPr>
        <w:spacing w:after="0" w:line="360" w:lineRule="auto"/>
        <w:rPr>
          <w:rFonts w:ascii="Times New Roman" w:hAnsi="Times New Roman" w:cs="Times New Roman"/>
          <w:sz w:val="24"/>
          <w:szCs w:val="24"/>
        </w:rPr>
      </w:pPr>
      <w:r>
        <w:rPr>
          <w:noProof/>
        </w:rPr>
        <w:lastRenderedPageBreak/>
        <w:drawing>
          <wp:inline distT="0" distB="0" distL="0" distR="0" wp14:anchorId="197A58FB" wp14:editId="18000225">
            <wp:extent cx="5073650" cy="5651500"/>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3650" cy="5651500"/>
                    </a:xfrm>
                    <a:prstGeom prst="rect">
                      <a:avLst/>
                    </a:prstGeom>
                    <a:noFill/>
                    <a:ln>
                      <a:noFill/>
                    </a:ln>
                  </pic:spPr>
                </pic:pic>
              </a:graphicData>
            </a:graphic>
          </wp:inline>
        </w:drawing>
      </w:r>
    </w:p>
    <w:p w14:paraId="3892920D" w14:textId="77777777" w:rsidR="00B03CDF" w:rsidRDefault="00B03CDF" w:rsidP="001E6C27">
      <w:pPr>
        <w:spacing w:after="0" w:line="360" w:lineRule="auto"/>
        <w:rPr>
          <w:rFonts w:ascii="Times New Roman" w:hAnsi="Times New Roman" w:cs="Times New Roman"/>
          <w:sz w:val="24"/>
          <w:szCs w:val="24"/>
        </w:rPr>
      </w:pPr>
    </w:p>
    <w:p w14:paraId="309DA481" w14:textId="60A8AA8B" w:rsidR="00B03CDF" w:rsidRDefault="00B03CDF" w:rsidP="001E6C27">
      <w:pPr>
        <w:spacing w:after="0" w:line="360" w:lineRule="auto"/>
        <w:rPr>
          <w:rFonts w:ascii="Times New Roman" w:hAnsi="Times New Roman" w:cs="Times New Roman"/>
          <w:sz w:val="24"/>
          <w:szCs w:val="24"/>
        </w:rPr>
      </w:pPr>
      <w:r w:rsidRPr="00C94C30">
        <w:rPr>
          <w:rFonts w:ascii="Times New Roman" w:hAnsi="Times New Roman" w:cs="Times New Roman"/>
          <w:sz w:val="24"/>
          <w:szCs w:val="24"/>
        </w:rPr>
        <w:t xml:space="preserve">Fig. 6: </w:t>
      </w:r>
      <w:r w:rsidR="00C94C30" w:rsidRPr="004C241B">
        <w:rPr>
          <w:rFonts w:ascii="Times New Roman" w:hAnsi="Times New Roman" w:cs="Times New Roman"/>
          <w:b/>
          <w:bCs/>
          <w:sz w:val="24"/>
          <w:szCs w:val="24"/>
        </w:rPr>
        <w:t>Phylogeographic distribution of canine rabies cases.</w:t>
      </w:r>
      <w:r w:rsidR="004C241B">
        <w:rPr>
          <w:rFonts w:ascii="Times New Roman" w:hAnsi="Times New Roman" w:cs="Times New Roman"/>
          <w:b/>
          <w:bCs/>
          <w:sz w:val="24"/>
          <w:szCs w:val="24"/>
        </w:rPr>
        <w:t xml:space="preserve"> </w:t>
      </w:r>
      <w:r w:rsidR="008508F4" w:rsidRPr="00302850">
        <w:rPr>
          <w:rFonts w:ascii="Times New Roman" w:hAnsi="Times New Roman" w:cs="Times New Roman"/>
          <w:sz w:val="24"/>
          <w:szCs w:val="24"/>
        </w:rPr>
        <w:t>Phylogenetic analysis</w:t>
      </w:r>
      <w:r w:rsidR="008508F4" w:rsidRPr="00302850">
        <w:rPr>
          <w:rFonts w:ascii="Times New Roman" w:hAnsi="Times New Roman" w:cs="Times New Roman"/>
          <w:color w:val="222222"/>
          <w:sz w:val="24"/>
          <w:szCs w:val="24"/>
          <w:shd w:val="clear" w:color="auto" w:fill="FFFFFF"/>
        </w:rPr>
        <w:t xml:space="preserve"> of </w:t>
      </w:r>
      <w:r w:rsidR="004C241B" w:rsidRPr="00302850">
        <w:rPr>
          <w:rFonts w:ascii="Times New Roman" w:hAnsi="Times New Roman" w:cs="Times New Roman"/>
          <w:color w:val="222222"/>
          <w:sz w:val="24"/>
          <w:szCs w:val="24"/>
          <w:shd w:val="clear" w:color="auto" w:fill="FFFFFF"/>
        </w:rPr>
        <w:t>68 complete genome sequences of the N gene from Bangladesh, India, Pakistan, Nepal, Afghanistan, and Bhutan</w:t>
      </w:r>
      <w:r w:rsidR="008508F4" w:rsidRPr="00302850">
        <w:rPr>
          <w:rFonts w:ascii="Times New Roman" w:hAnsi="Times New Roman" w:cs="Times New Roman"/>
          <w:color w:val="222222"/>
          <w:sz w:val="24"/>
          <w:szCs w:val="24"/>
          <w:shd w:val="clear" w:color="auto" w:fill="FFFFFF"/>
        </w:rPr>
        <w:t xml:space="preserve"> was used</w:t>
      </w:r>
      <w:r w:rsidR="004C241B" w:rsidRPr="00302850">
        <w:rPr>
          <w:rFonts w:ascii="Times New Roman" w:hAnsi="Times New Roman" w:cs="Times New Roman"/>
          <w:color w:val="222222"/>
          <w:sz w:val="24"/>
          <w:szCs w:val="24"/>
          <w:shd w:val="clear" w:color="auto" w:fill="FFFFFF"/>
        </w:rPr>
        <w:t>.</w:t>
      </w:r>
      <w:r w:rsidR="00841107" w:rsidRPr="00302850">
        <w:rPr>
          <w:rFonts w:ascii="Times New Roman" w:hAnsi="Times New Roman" w:cs="Times New Roman"/>
          <w:color w:val="222222"/>
          <w:sz w:val="24"/>
          <w:szCs w:val="24"/>
          <w:shd w:val="clear" w:color="auto" w:fill="FFFFFF"/>
        </w:rPr>
        <w:t xml:space="preserve"> </w:t>
      </w:r>
      <w:r w:rsidR="00302850" w:rsidRPr="00302850">
        <w:rPr>
          <w:rFonts w:ascii="Times New Roman" w:hAnsi="Times New Roman" w:cs="Times New Roman"/>
          <w:color w:val="222222"/>
          <w:sz w:val="24"/>
          <w:szCs w:val="24"/>
          <w:shd w:val="clear" w:color="auto" w:fill="FFFFFF"/>
        </w:rPr>
        <w:t>C</w:t>
      </w:r>
      <w:r w:rsidR="00124DD9" w:rsidRPr="00302850">
        <w:rPr>
          <w:rFonts w:ascii="Times New Roman" w:hAnsi="Times New Roman" w:cs="Times New Roman"/>
          <w:color w:val="222222"/>
          <w:sz w:val="24"/>
          <w:szCs w:val="24"/>
          <w:shd w:val="clear" w:color="auto" w:fill="FFFFFF"/>
        </w:rPr>
        <w:t xml:space="preserve">omplete genome sequences of the N gene of arctic-like rabies virus from Bangladesh (GenBank accession number AB699214.1) and blasted in National Center for Biotechnology Information (NCBI) </w:t>
      </w:r>
      <w:r w:rsidR="00302850" w:rsidRPr="00302850">
        <w:rPr>
          <w:rFonts w:ascii="Times New Roman" w:hAnsi="Times New Roman" w:cs="Times New Roman"/>
          <w:color w:val="222222"/>
          <w:sz w:val="24"/>
          <w:szCs w:val="24"/>
          <w:shd w:val="clear" w:color="auto" w:fill="FFFFFF"/>
        </w:rPr>
        <w:t xml:space="preserve">are used </w:t>
      </w:r>
      <w:r w:rsidR="00124DD9" w:rsidRPr="00302850">
        <w:rPr>
          <w:rFonts w:ascii="Times New Roman" w:hAnsi="Times New Roman" w:cs="Times New Roman"/>
          <w:color w:val="222222"/>
          <w:sz w:val="24"/>
          <w:szCs w:val="24"/>
          <w:shd w:val="clear" w:color="auto" w:fill="FFFFFF"/>
        </w:rPr>
        <w:t>to generate a phylogenetic tree</w:t>
      </w:r>
      <w:r w:rsidR="00302850" w:rsidRPr="00302850">
        <w:rPr>
          <w:rFonts w:ascii="Times New Roman" w:hAnsi="Times New Roman" w:cs="Times New Roman"/>
          <w:color w:val="222222"/>
          <w:sz w:val="24"/>
          <w:szCs w:val="24"/>
          <w:shd w:val="clear" w:color="auto" w:fill="FFFFFF"/>
        </w:rPr>
        <w:t xml:space="preserve">. </w:t>
      </w:r>
      <w:r w:rsidR="00841107" w:rsidRPr="00302850">
        <w:rPr>
          <w:rFonts w:ascii="Times New Roman" w:hAnsi="Times New Roman" w:cs="Times New Roman"/>
          <w:color w:val="222222"/>
          <w:sz w:val="24"/>
          <w:szCs w:val="24"/>
          <w:shd w:val="clear" w:color="auto" w:fill="FFFFFF"/>
        </w:rPr>
        <w:t xml:space="preserve">The maximum likelihood phylogenetic trees of the N segment were generated by using the </w:t>
      </w:r>
      <w:r w:rsidR="00841107" w:rsidRPr="00302850">
        <w:rPr>
          <w:rFonts w:ascii="Times New Roman" w:hAnsi="Times New Roman" w:cs="Times New Roman"/>
          <w:sz w:val="24"/>
          <w:szCs w:val="24"/>
        </w:rPr>
        <w:t>Hasegawa‐</w:t>
      </w:r>
      <w:proofErr w:type="spellStart"/>
      <w:r w:rsidR="00841107" w:rsidRPr="00302850">
        <w:rPr>
          <w:rFonts w:ascii="Times New Roman" w:hAnsi="Times New Roman" w:cs="Times New Roman"/>
          <w:sz w:val="24"/>
          <w:szCs w:val="24"/>
        </w:rPr>
        <w:t>Kishino</w:t>
      </w:r>
      <w:proofErr w:type="spellEnd"/>
      <w:r w:rsidR="00841107" w:rsidRPr="00302850">
        <w:rPr>
          <w:rFonts w:ascii="Times New Roman" w:hAnsi="Times New Roman" w:cs="Times New Roman"/>
          <w:sz w:val="24"/>
          <w:szCs w:val="24"/>
        </w:rPr>
        <w:t>‐</w:t>
      </w:r>
      <w:proofErr w:type="spellStart"/>
      <w:r w:rsidR="00841107" w:rsidRPr="00302850">
        <w:rPr>
          <w:rFonts w:ascii="Times New Roman" w:hAnsi="Times New Roman" w:cs="Times New Roman"/>
          <w:sz w:val="24"/>
          <w:szCs w:val="24"/>
        </w:rPr>
        <w:t>YanoJukes</w:t>
      </w:r>
      <w:proofErr w:type="spellEnd"/>
      <w:r w:rsidR="00841107" w:rsidRPr="00302850">
        <w:rPr>
          <w:rFonts w:ascii="Times New Roman" w:hAnsi="Times New Roman" w:cs="Times New Roman"/>
          <w:sz w:val="24"/>
          <w:szCs w:val="24"/>
        </w:rPr>
        <w:t xml:space="preserve"> model with a bootstrap value of 1000.</w:t>
      </w:r>
      <w:r w:rsidR="001F4D88">
        <w:rPr>
          <w:rFonts w:ascii="Times New Roman" w:hAnsi="Times New Roman" w:cs="Times New Roman"/>
          <w:sz w:val="24"/>
          <w:szCs w:val="24"/>
        </w:rPr>
        <w:t xml:space="preserve"> </w:t>
      </w:r>
      <w:r w:rsidR="001F4D88" w:rsidRPr="001E6C27">
        <w:rPr>
          <w:rFonts w:ascii="Times New Roman" w:hAnsi="Times New Roman" w:cs="Times New Roman"/>
          <w:sz w:val="24"/>
          <w:szCs w:val="24"/>
        </w:rPr>
        <w:t>The viruses from Bangladesh were labeled red.</w:t>
      </w:r>
      <w:r w:rsidR="001F4D88">
        <w:rPr>
          <w:rFonts w:ascii="Times New Roman" w:hAnsi="Times New Roman" w:cs="Times New Roman"/>
          <w:sz w:val="24"/>
          <w:szCs w:val="24"/>
        </w:rPr>
        <w:t xml:space="preserve"> </w:t>
      </w:r>
    </w:p>
    <w:p w14:paraId="0A83FC17" w14:textId="1B681CA1" w:rsidR="0075132B" w:rsidRPr="001E6C27" w:rsidRDefault="0075132B" w:rsidP="0075132B">
      <w:pPr>
        <w:spacing w:after="0" w:line="360" w:lineRule="auto"/>
        <w:rPr>
          <w:rFonts w:ascii="Times New Roman" w:hAnsi="Times New Roman" w:cs="Times New Roman"/>
          <w:bCs/>
          <w:sz w:val="24"/>
          <w:szCs w:val="24"/>
        </w:rPr>
      </w:pPr>
      <w:r w:rsidRPr="001E6C27">
        <w:rPr>
          <w:rFonts w:ascii="Times New Roman" w:hAnsi="Times New Roman" w:cs="Times New Roman"/>
          <w:bCs/>
          <w:sz w:val="24"/>
          <w:szCs w:val="24"/>
        </w:rPr>
        <w:lastRenderedPageBreak/>
        <w:t>Fig</w:t>
      </w:r>
      <w:r w:rsidR="00585222">
        <w:rPr>
          <w:rFonts w:ascii="Times New Roman" w:hAnsi="Times New Roman" w:cs="Times New Roman"/>
          <w:bCs/>
          <w:sz w:val="24"/>
          <w:szCs w:val="24"/>
        </w:rPr>
        <w:t>.</w:t>
      </w:r>
      <w:r w:rsidRPr="001E6C27">
        <w:rPr>
          <w:rFonts w:ascii="Times New Roman" w:hAnsi="Times New Roman" w:cs="Times New Roman"/>
          <w:bCs/>
          <w:sz w:val="24"/>
          <w:szCs w:val="24"/>
        </w:rPr>
        <w:t xml:space="preserve"> </w:t>
      </w:r>
      <w:r>
        <w:rPr>
          <w:rFonts w:ascii="Times New Roman" w:hAnsi="Times New Roman" w:cs="Times New Roman"/>
          <w:bCs/>
          <w:sz w:val="24"/>
          <w:szCs w:val="24"/>
        </w:rPr>
        <w:t>7</w:t>
      </w:r>
      <w:r w:rsidRPr="001E6C27">
        <w:rPr>
          <w:rFonts w:ascii="Times New Roman" w:hAnsi="Times New Roman" w:cs="Times New Roman"/>
          <w:bCs/>
          <w:sz w:val="24"/>
          <w:szCs w:val="24"/>
        </w:rPr>
        <w:t>: Top: Observed and predicted annual rabies cases using Auto-Regressive Integrated Moving Average (ARIMA) model. Middle: Observed and predicted annual rabies cases using Auto-Regressive Integrated Moving Average with Explanatory Variables (ARIMAX) model. Bottom: Observed and predicted annual rabies cases using an Auto-Regressive Integrated Moving Average with Explanatory Variables (ARIMAX) model with a 50% increase in MDV.</w:t>
      </w:r>
    </w:p>
    <w:p w14:paraId="046AAC37" w14:textId="77777777" w:rsidR="0075132B" w:rsidRPr="001E6C27" w:rsidRDefault="0075132B" w:rsidP="0075132B">
      <w:pPr>
        <w:spacing w:after="0" w:line="360" w:lineRule="auto"/>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9350"/>
      </w:tblGrid>
      <w:tr w:rsidR="0075132B" w:rsidRPr="001E6C27" w14:paraId="1B2E6851" w14:textId="77777777" w:rsidTr="00FA204A">
        <w:trPr>
          <w:jc w:val="center"/>
        </w:trPr>
        <w:tc>
          <w:tcPr>
            <w:tcW w:w="6126" w:type="dxa"/>
          </w:tcPr>
          <w:p w14:paraId="0B5D73C1" w14:textId="77777777" w:rsidR="0075132B" w:rsidRPr="001E6C27" w:rsidRDefault="0075132B" w:rsidP="00FA204A">
            <w:pPr>
              <w:spacing w:line="360" w:lineRule="auto"/>
              <w:rPr>
                <w:rFonts w:ascii="Times New Roman" w:hAnsi="Times New Roman" w:cs="Times New Roman"/>
                <w:b/>
                <w:sz w:val="24"/>
                <w:szCs w:val="24"/>
              </w:rPr>
            </w:pPr>
            <w:r w:rsidRPr="001E6C27">
              <w:rPr>
                <w:rFonts w:ascii="Times New Roman" w:hAnsi="Times New Roman" w:cs="Times New Roman"/>
                <w:b/>
                <w:sz w:val="24"/>
                <w:szCs w:val="24"/>
              </w:rPr>
              <w:t>ARIMA</w:t>
            </w:r>
          </w:p>
        </w:tc>
      </w:tr>
      <w:tr w:rsidR="0075132B" w:rsidRPr="001E6C27" w14:paraId="54FD17EB" w14:textId="77777777" w:rsidTr="00FA204A">
        <w:trPr>
          <w:jc w:val="center"/>
        </w:trPr>
        <w:tc>
          <w:tcPr>
            <w:tcW w:w="6126" w:type="dxa"/>
          </w:tcPr>
          <w:p w14:paraId="5E649D8D" w14:textId="77777777" w:rsidR="0075132B" w:rsidRPr="001E6C27" w:rsidRDefault="0075132B" w:rsidP="00FA204A">
            <w:pPr>
              <w:spacing w:line="360" w:lineRule="auto"/>
              <w:rPr>
                <w:rFonts w:ascii="Times New Roman" w:hAnsi="Times New Roman" w:cs="Times New Roman"/>
                <w:sz w:val="24"/>
                <w:szCs w:val="24"/>
              </w:rPr>
            </w:pPr>
            <w:r w:rsidRPr="001E6C27">
              <w:rPr>
                <w:rFonts w:ascii="Times New Roman" w:hAnsi="Times New Roman" w:cs="Times New Roman"/>
                <w:noProof/>
                <w:sz w:val="24"/>
                <w:szCs w:val="24"/>
              </w:rPr>
              <w:drawing>
                <wp:inline distT="0" distB="0" distL="0" distR="0" wp14:anchorId="50EC481A" wp14:editId="1396E69D">
                  <wp:extent cx="5814060" cy="4689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261" cy="4697367"/>
                          </a:xfrm>
                          <a:prstGeom prst="rect">
                            <a:avLst/>
                          </a:prstGeom>
                          <a:noFill/>
                          <a:ln>
                            <a:noFill/>
                          </a:ln>
                        </pic:spPr>
                      </pic:pic>
                    </a:graphicData>
                  </a:graphic>
                </wp:inline>
              </w:drawing>
            </w:r>
          </w:p>
        </w:tc>
      </w:tr>
      <w:tr w:rsidR="0075132B" w:rsidRPr="001E6C27" w14:paraId="5B502A76" w14:textId="77777777" w:rsidTr="00FA204A">
        <w:trPr>
          <w:jc w:val="center"/>
        </w:trPr>
        <w:tc>
          <w:tcPr>
            <w:tcW w:w="6126" w:type="dxa"/>
          </w:tcPr>
          <w:p w14:paraId="0C8B6937" w14:textId="77777777" w:rsidR="0075132B" w:rsidRPr="001E6C27" w:rsidRDefault="0075132B" w:rsidP="00FA204A">
            <w:pPr>
              <w:spacing w:line="360" w:lineRule="auto"/>
              <w:rPr>
                <w:rFonts w:ascii="Times New Roman" w:hAnsi="Times New Roman" w:cs="Times New Roman"/>
                <w:noProof/>
                <w:sz w:val="24"/>
                <w:szCs w:val="24"/>
              </w:rPr>
            </w:pPr>
            <w:r w:rsidRPr="001E6C27">
              <w:rPr>
                <w:rFonts w:ascii="Times New Roman" w:hAnsi="Times New Roman" w:cs="Times New Roman"/>
                <w:b/>
                <w:sz w:val="24"/>
                <w:szCs w:val="24"/>
              </w:rPr>
              <w:t>ARIMAX</w:t>
            </w:r>
          </w:p>
        </w:tc>
      </w:tr>
      <w:tr w:rsidR="0075132B" w:rsidRPr="001E6C27" w14:paraId="3606008C" w14:textId="77777777" w:rsidTr="00FA204A">
        <w:trPr>
          <w:jc w:val="center"/>
        </w:trPr>
        <w:tc>
          <w:tcPr>
            <w:tcW w:w="6126" w:type="dxa"/>
          </w:tcPr>
          <w:p w14:paraId="2D79D5A6" w14:textId="77777777" w:rsidR="0075132B" w:rsidRPr="001E6C27" w:rsidRDefault="0075132B" w:rsidP="00FA204A">
            <w:pPr>
              <w:spacing w:line="360" w:lineRule="auto"/>
              <w:rPr>
                <w:rFonts w:ascii="Times New Roman" w:hAnsi="Times New Roman" w:cs="Times New Roman"/>
                <w:noProof/>
                <w:sz w:val="24"/>
                <w:szCs w:val="24"/>
              </w:rPr>
            </w:pPr>
            <w:r w:rsidRPr="001E6C27">
              <w:rPr>
                <w:rFonts w:ascii="Times New Roman" w:hAnsi="Times New Roman" w:cs="Times New Roman"/>
                <w:noProof/>
                <w:sz w:val="24"/>
                <w:szCs w:val="24"/>
              </w:rPr>
              <w:lastRenderedPageBreak/>
              <w:drawing>
                <wp:inline distT="0" distB="0" distL="0" distR="0" wp14:anchorId="1F19CE5C" wp14:editId="3C0E512D">
                  <wp:extent cx="5943600" cy="4793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93615"/>
                          </a:xfrm>
                          <a:prstGeom prst="rect">
                            <a:avLst/>
                          </a:prstGeom>
                          <a:noFill/>
                          <a:ln>
                            <a:noFill/>
                          </a:ln>
                        </pic:spPr>
                      </pic:pic>
                    </a:graphicData>
                  </a:graphic>
                </wp:inline>
              </w:drawing>
            </w:r>
          </w:p>
        </w:tc>
      </w:tr>
      <w:tr w:rsidR="0075132B" w:rsidRPr="001E6C27" w14:paraId="50A056BD" w14:textId="77777777" w:rsidTr="00FA204A">
        <w:trPr>
          <w:jc w:val="center"/>
        </w:trPr>
        <w:tc>
          <w:tcPr>
            <w:tcW w:w="6126" w:type="dxa"/>
          </w:tcPr>
          <w:p w14:paraId="1F4FBA07" w14:textId="77777777" w:rsidR="0075132B" w:rsidRPr="001E6C27" w:rsidRDefault="0075132B" w:rsidP="00FA204A">
            <w:pPr>
              <w:spacing w:line="360" w:lineRule="auto"/>
              <w:rPr>
                <w:rFonts w:ascii="Times New Roman" w:hAnsi="Times New Roman" w:cs="Times New Roman"/>
                <w:noProof/>
                <w:sz w:val="24"/>
                <w:szCs w:val="24"/>
              </w:rPr>
            </w:pPr>
            <w:r w:rsidRPr="001E6C27">
              <w:rPr>
                <w:rFonts w:ascii="Times New Roman" w:hAnsi="Times New Roman" w:cs="Times New Roman"/>
                <w:b/>
                <w:sz w:val="24"/>
                <w:szCs w:val="24"/>
              </w:rPr>
              <w:t>ARIMAX with 50% increase of MDV</w:t>
            </w:r>
          </w:p>
        </w:tc>
      </w:tr>
      <w:tr w:rsidR="0075132B" w:rsidRPr="001E6C27" w14:paraId="6E51B2E9" w14:textId="77777777" w:rsidTr="00FA204A">
        <w:trPr>
          <w:jc w:val="center"/>
        </w:trPr>
        <w:tc>
          <w:tcPr>
            <w:tcW w:w="6126" w:type="dxa"/>
          </w:tcPr>
          <w:p w14:paraId="322C7358" w14:textId="77777777" w:rsidR="0075132B" w:rsidRPr="001E6C27" w:rsidRDefault="0075132B" w:rsidP="00FA204A">
            <w:pPr>
              <w:spacing w:line="360" w:lineRule="auto"/>
              <w:rPr>
                <w:rFonts w:ascii="Times New Roman" w:hAnsi="Times New Roman" w:cs="Times New Roman"/>
                <w:noProof/>
                <w:sz w:val="24"/>
                <w:szCs w:val="24"/>
              </w:rPr>
            </w:pPr>
            <w:r w:rsidRPr="001E6C27">
              <w:rPr>
                <w:rFonts w:ascii="Times New Roman" w:hAnsi="Times New Roman" w:cs="Times New Roman"/>
                <w:noProof/>
                <w:sz w:val="24"/>
                <w:szCs w:val="24"/>
              </w:rPr>
              <w:lastRenderedPageBreak/>
              <w:drawing>
                <wp:inline distT="0" distB="0" distL="0" distR="0" wp14:anchorId="0C4CF634" wp14:editId="7F8DEDF9">
                  <wp:extent cx="5943600" cy="4793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93615"/>
                          </a:xfrm>
                          <a:prstGeom prst="rect">
                            <a:avLst/>
                          </a:prstGeom>
                          <a:noFill/>
                          <a:ln>
                            <a:noFill/>
                          </a:ln>
                        </pic:spPr>
                      </pic:pic>
                    </a:graphicData>
                  </a:graphic>
                </wp:inline>
              </w:drawing>
            </w:r>
          </w:p>
        </w:tc>
      </w:tr>
    </w:tbl>
    <w:p w14:paraId="4F497A79" w14:textId="77777777" w:rsidR="0075132B" w:rsidRPr="001E6C27" w:rsidRDefault="0075132B" w:rsidP="0075132B">
      <w:pPr>
        <w:spacing w:after="0" w:line="360" w:lineRule="auto"/>
        <w:rPr>
          <w:rFonts w:ascii="Times New Roman" w:hAnsi="Times New Roman" w:cs="Times New Roman"/>
          <w:sz w:val="24"/>
          <w:szCs w:val="24"/>
        </w:rPr>
      </w:pPr>
    </w:p>
    <w:p w14:paraId="536165AB" w14:textId="77777777" w:rsidR="00882467" w:rsidRDefault="00882467" w:rsidP="001E6C27">
      <w:pPr>
        <w:spacing w:after="0" w:line="360" w:lineRule="auto"/>
        <w:rPr>
          <w:rFonts w:ascii="Times New Roman" w:hAnsi="Times New Roman" w:cs="Times New Roman"/>
          <w:sz w:val="24"/>
          <w:szCs w:val="24"/>
        </w:rPr>
      </w:pPr>
    </w:p>
    <w:sectPr w:rsidR="008824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Mohammad Nayeem Hasan" w:date="2023-04-21T03:05:00Z" w:initials="MNH">
    <w:p w14:paraId="158A0241" w14:textId="18B4EB2F" w:rsidR="006F6C89" w:rsidRDefault="006F6C89">
      <w:pPr>
        <w:pStyle w:val="CommentText"/>
      </w:pPr>
      <w:r>
        <w:rPr>
          <w:rStyle w:val="CommentReference"/>
        </w:rPr>
        <w:annotationRef/>
      </w:r>
      <w:r>
        <w:t>Please check all figures label</w:t>
      </w:r>
    </w:p>
  </w:comment>
  <w:comment w:id="55" w:author="Mohammad Nayeem Hasan" w:date="2023-04-21T03:07:00Z" w:initials="MNH">
    <w:p w14:paraId="28BA3EEA" w14:textId="5A9A7303" w:rsidR="006F6C89" w:rsidRDefault="006F6C89">
      <w:pPr>
        <w:pStyle w:val="CommentText"/>
      </w:pPr>
      <w:r>
        <w:rPr>
          <w:rStyle w:val="CommentReference"/>
        </w:rPr>
        <w:annotationRef/>
      </w:r>
      <w:r>
        <w:t>Supplementary figure 4</w:t>
      </w:r>
    </w:p>
  </w:comment>
  <w:comment w:id="78" w:author="Sumon Ghosh" w:date="2023-04-05T19:41:00Z" w:initials="SG">
    <w:p w14:paraId="378BAD31" w14:textId="77777777" w:rsidR="009A354B" w:rsidRDefault="009A354B" w:rsidP="003C4E82">
      <w:pPr>
        <w:pStyle w:val="CommentText"/>
      </w:pPr>
      <w:r>
        <w:rPr>
          <w:rStyle w:val="CommentReference"/>
        </w:rPr>
        <w:annotationRef/>
      </w:r>
      <w:r>
        <w:t xml:space="preserve">How we can rephrase the wording for better understanding?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8A0241" w15:done="0"/>
  <w15:commentEx w15:paraId="28BA3EEA" w15:done="0"/>
  <w15:commentEx w15:paraId="378BAD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7C15" w16cex:dateUtc="2023-04-20T21:05:00Z"/>
  <w16cex:commentExtensible w16cex:durableId="27EC7C66" w16cex:dateUtc="2023-04-20T21:07:00Z"/>
  <w16cex:commentExtensible w16cex:durableId="27D84D6C" w16cex:dateUtc="2023-04-05T2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8A0241" w16cid:durableId="27EC7C15"/>
  <w16cid:commentId w16cid:paraId="28BA3EEA" w16cid:durableId="27EC7C66"/>
  <w16cid:commentId w16cid:paraId="378BAD31" w16cid:durableId="27D84D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B30D" w14:textId="77777777" w:rsidR="00581361" w:rsidRDefault="00581361">
      <w:pPr>
        <w:spacing w:line="240" w:lineRule="auto"/>
      </w:pPr>
      <w:r>
        <w:separator/>
      </w:r>
    </w:p>
  </w:endnote>
  <w:endnote w:type="continuationSeparator" w:id="0">
    <w:p w14:paraId="0B92D82B" w14:textId="77777777" w:rsidR="00581361" w:rsidRDefault="00581361">
      <w:pPr>
        <w:spacing w:line="240" w:lineRule="auto"/>
      </w:pPr>
      <w:r>
        <w:continuationSeparator/>
      </w:r>
    </w:p>
  </w:endnote>
  <w:endnote w:type="continuationNotice" w:id="1">
    <w:p w14:paraId="6E834E0E" w14:textId="77777777" w:rsidR="00581361" w:rsidRDefault="005813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Bold">
    <w:altName w:val="Siyam Rupali"/>
    <w:charset w:val="00"/>
    <w:family w:val="auto"/>
    <w:pitch w:val="default"/>
  </w:font>
  <w:font w:name="MinionPro-Regular">
    <w:altName w:val="Siyam Rupali"/>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09281" w14:textId="77777777" w:rsidR="00581361" w:rsidRDefault="00581361">
      <w:pPr>
        <w:spacing w:after="0"/>
      </w:pPr>
      <w:r>
        <w:separator/>
      </w:r>
    </w:p>
  </w:footnote>
  <w:footnote w:type="continuationSeparator" w:id="0">
    <w:p w14:paraId="21B2ED18" w14:textId="77777777" w:rsidR="00581361" w:rsidRDefault="00581361">
      <w:pPr>
        <w:spacing w:after="0"/>
      </w:pPr>
      <w:r>
        <w:continuationSeparator/>
      </w:r>
    </w:p>
  </w:footnote>
  <w:footnote w:type="continuationNotice" w:id="1">
    <w:p w14:paraId="41EA2538" w14:textId="77777777" w:rsidR="00581361" w:rsidRDefault="005813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A63331"/>
    <w:multiLevelType w:val="multilevel"/>
    <w:tmpl w:val="63A63331"/>
    <w:lvl w:ilvl="0">
      <w:start w:val="1"/>
      <w:numFmt w:val="lowerRoman"/>
      <w:lvlText w:val="%1)"/>
      <w:lvlJc w:val="left"/>
      <w:pPr>
        <w:ind w:left="1080" w:hanging="720"/>
      </w:pPr>
      <w:rPr>
        <w:rFonts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66342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ayeem Hasan">
    <w15:presenceInfo w15:providerId="Windows Live" w15:userId="5be14f6c7eaf8e33"/>
  </w15:person>
  <w15:person w15:author="Sumon Ghosh">
    <w15:presenceInfo w15:providerId="Windows Live" w15:userId="c151d557a9d26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ancet&lt;/Style&gt;&lt;LeftDelim&gt;{&lt;/LeftDelim&gt;&lt;RightDelim&gt;}&lt;/RightDelim&gt;&lt;FontName&g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varrapvs2dxme9r0pppzfct9v22rx5ett9&quot;&gt;Rabies_Model_Latest&lt;record-ids&gt;&lt;item&gt;7&lt;/item&gt;&lt;item&gt;8&lt;/item&gt;&lt;item&gt;10&lt;/item&gt;&lt;item&gt;13&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3&lt;/item&gt;&lt;item&gt;54&lt;/item&gt;&lt;item&gt;56&lt;/item&gt;&lt;item&gt;57&lt;/item&gt;&lt;item&gt;58&lt;/item&gt;&lt;/record-ids&gt;&lt;/item&gt;&lt;/Libraries&gt;"/>
  </w:docVars>
  <w:rsids>
    <w:rsidRoot w:val="007A6719"/>
    <w:rsid w:val="00000868"/>
    <w:rsid w:val="00001731"/>
    <w:rsid w:val="00001750"/>
    <w:rsid w:val="000030E8"/>
    <w:rsid w:val="0000570F"/>
    <w:rsid w:val="00011961"/>
    <w:rsid w:val="00014952"/>
    <w:rsid w:val="0002441C"/>
    <w:rsid w:val="0002449D"/>
    <w:rsid w:val="00030B9A"/>
    <w:rsid w:val="000349E1"/>
    <w:rsid w:val="0003562D"/>
    <w:rsid w:val="00051FD8"/>
    <w:rsid w:val="00052BE9"/>
    <w:rsid w:val="000535A6"/>
    <w:rsid w:val="00053A89"/>
    <w:rsid w:val="00057EC5"/>
    <w:rsid w:val="000601A1"/>
    <w:rsid w:val="0006037F"/>
    <w:rsid w:val="00061217"/>
    <w:rsid w:val="00064318"/>
    <w:rsid w:val="00064DF7"/>
    <w:rsid w:val="00071136"/>
    <w:rsid w:val="000749B6"/>
    <w:rsid w:val="00075234"/>
    <w:rsid w:val="00082FAD"/>
    <w:rsid w:val="00090EB2"/>
    <w:rsid w:val="0009599F"/>
    <w:rsid w:val="00096619"/>
    <w:rsid w:val="00096BC9"/>
    <w:rsid w:val="000A078C"/>
    <w:rsid w:val="000A23BD"/>
    <w:rsid w:val="000A3122"/>
    <w:rsid w:val="000A36EC"/>
    <w:rsid w:val="000A5819"/>
    <w:rsid w:val="000B34B8"/>
    <w:rsid w:val="000B5C36"/>
    <w:rsid w:val="000B5FBC"/>
    <w:rsid w:val="000B7DB6"/>
    <w:rsid w:val="000C15E2"/>
    <w:rsid w:val="000C61BA"/>
    <w:rsid w:val="000C6E88"/>
    <w:rsid w:val="000D05AF"/>
    <w:rsid w:val="000D13E9"/>
    <w:rsid w:val="000D3A0C"/>
    <w:rsid w:val="000E020D"/>
    <w:rsid w:val="000E162B"/>
    <w:rsid w:val="000E235F"/>
    <w:rsid w:val="000E3AD8"/>
    <w:rsid w:val="000E5E70"/>
    <w:rsid w:val="000F5068"/>
    <w:rsid w:val="00101458"/>
    <w:rsid w:val="00101EEE"/>
    <w:rsid w:val="00102C4F"/>
    <w:rsid w:val="0010559B"/>
    <w:rsid w:val="001059F8"/>
    <w:rsid w:val="00106E92"/>
    <w:rsid w:val="00106F69"/>
    <w:rsid w:val="00111481"/>
    <w:rsid w:val="001114B2"/>
    <w:rsid w:val="001126ED"/>
    <w:rsid w:val="00114F3C"/>
    <w:rsid w:val="001153ED"/>
    <w:rsid w:val="00115DB4"/>
    <w:rsid w:val="001169F2"/>
    <w:rsid w:val="00121B70"/>
    <w:rsid w:val="001234EF"/>
    <w:rsid w:val="00123E6F"/>
    <w:rsid w:val="001242CD"/>
    <w:rsid w:val="00124DD9"/>
    <w:rsid w:val="0012756F"/>
    <w:rsid w:val="00132D04"/>
    <w:rsid w:val="00135160"/>
    <w:rsid w:val="00135481"/>
    <w:rsid w:val="00135C9C"/>
    <w:rsid w:val="00136ED2"/>
    <w:rsid w:val="00136FCA"/>
    <w:rsid w:val="0013782C"/>
    <w:rsid w:val="00143CBB"/>
    <w:rsid w:val="00144A57"/>
    <w:rsid w:val="001517C1"/>
    <w:rsid w:val="0015388E"/>
    <w:rsid w:val="0015469B"/>
    <w:rsid w:val="00154EA1"/>
    <w:rsid w:val="00161E37"/>
    <w:rsid w:val="0016285C"/>
    <w:rsid w:val="00162E17"/>
    <w:rsid w:val="001655B4"/>
    <w:rsid w:val="0016719C"/>
    <w:rsid w:val="00170637"/>
    <w:rsid w:val="001743A5"/>
    <w:rsid w:val="0017648C"/>
    <w:rsid w:val="001768D1"/>
    <w:rsid w:val="001804DD"/>
    <w:rsid w:val="0018195F"/>
    <w:rsid w:val="00181FA8"/>
    <w:rsid w:val="001820F3"/>
    <w:rsid w:val="00183B52"/>
    <w:rsid w:val="001847C4"/>
    <w:rsid w:val="0018631B"/>
    <w:rsid w:val="00191A6A"/>
    <w:rsid w:val="00191AA3"/>
    <w:rsid w:val="001927E0"/>
    <w:rsid w:val="001931E2"/>
    <w:rsid w:val="00194056"/>
    <w:rsid w:val="00197514"/>
    <w:rsid w:val="001A2339"/>
    <w:rsid w:val="001A2FF8"/>
    <w:rsid w:val="001A3BE7"/>
    <w:rsid w:val="001A5777"/>
    <w:rsid w:val="001A61E6"/>
    <w:rsid w:val="001A70FD"/>
    <w:rsid w:val="001B1210"/>
    <w:rsid w:val="001B6813"/>
    <w:rsid w:val="001C1DAE"/>
    <w:rsid w:val="001C7B2F"/>
    <w:rsid w:val="001D2AE7"/>
    <w:rsid w:val="001D2C8F"/>
    <w:rsid w:val="001E0955"/>
    <w:rsid w:val="001E0BFA"/>
    <w:rsid w:val="001E649C"/>
    <w:rsid w:val="001E6C27"/>
    <w:rsid w:val="001E7449"/>
    <w:rsid w:val="001E76FD"/>
    <w:rsid w:val="001E7D6F"/>
    <w:rsid w:val="001F0F4B"/>
    <w:rsid w:val="001F1409"/>
    <w:rsid w:val="001F4D88"/>
    <w:rsid w:val="00202EC6"/>
    <w:rsid w:val="00204293"/>
    <w:rsid w:val="002052AE"/>
    <w:rsid w:val="002104C8"/>
    <w:rsid w:val="00210D23"/>
    <w:rsid w:val="00214531"/>
    <w:rsid w:val="00216A7A"/>
    <w:rsid w:val="00217738"/>
    <w:rsid w:val="00217A04"/>
    <w:rsid w:val="002219E3"/>
    <w:rsid w:val="00221E8D"/>
    <w:rsid w:val="00224D4D"/>
    <w:rsid w:val="0023496F"/>
    <w:rsid w:val="00235654"/>
    <w:rsid w:val="00237E3D"/>
    <w:rsid w:val="0024237A"/>
    <w:rsid w:val="00242F06"/>
    <w:rsid w:val="00242FA4"/>
    <w:rsid w:val="00243564"/>
    <w:rsid w:val="00244555"/>
    <w:rsid w:val="00246B6E"/>
    <w:rsid w:val="00247373"/>
    <w:rsid w:val="00251340"/>
    <w:rsid w:val="00252D19"/>
    <w:rsid w:val="002622FF"/>
    <w:rsid w:val="00263BE5"/>
    <w:rsid w:val="002653D2"/>
    <w:rsid w:val="00265AAF"/>
    <w:rsid w:val="002671D1"/>
    <w:rsid w:val="00271447"/>
    <w:rsid w:val="00271B4C"/>
    <w:rsid w:val="0027291B"/>
    <w:rsid w:val="00273298"/>
    <w:rsid w:val="0027387F"/>
    <w:rsid w:val="00280094"/>
    <w:rsid w:val="002806EB"/>
    <w:rsid w:val="0028323E"/>
    <w:rsid w:val="00284530"/>
    <w:rsid w:val="00285ED0"/>
    <w:rsid w:val="0029118D"/>
    <w:rsid w:val="0029358B"/>
    <w:rsid w:val="002A0087"/>
    <w:rsid w:val="002A0C93"/>
    <w:rsid w:val="002A1B80"/>
    <w:rsid w:val="002A5BCF"/>
    <w:rsid w:val="002A7B97"/>
    <w:rsid w:val="002B3CC5"/>
    <w:rsid w:val="002B48D1"/>
    <w:rsid w:val="002B4FD9"/>
    <w:rsid w:val="002C1088"/>
    <w:rsid w:val="002C4966"/>
    <w:rsid w:val="002C4FCB"/>
    <w:rsid w:val="002C4FEB"/>
    <w:rsid w:val="002C55C5"/>
    <w:rsid w:val="002D0EE2"/>
    <w:rsid w:val="002D1F57"/>
    <w:rsid w:val="002F40F8"/>
    <w:rsid w:val="002F70C5"/>
    <w:rsid w:val="00302850"/>
    <w:rsid w:val="003029BC"/>
    <w:rsid w:val="003029F5"/>
    <w:rsid w:val="00305060"/>
    <w:rsid w:val="00305166"/>
    <w:rsid w:val="00307242"/>
    <w:rsid w:val="003075CB"/>
    <w:rsid w:val="0031105E"/>
    <w:rsid w:val="003119B7"/>
    <w:rsid w:val="003123D4"/>
    <w:rsid w:val="003124D5"/>
    <w:rsid w:val="0031561E"/>
    <w:rsid w:val="00316D49"/>
    <w:rsid w:val="00322E7F"/>
    <w:rsid w:val="0032500C"/>
    <w:rsid w:val="00326ACC"/>
    <w:rsid w:val="003279E3"/>
    <w:rsid w:val="00332112"/>
    <w:rsid w:val="00333BCD"/>
    <w:rsid w:val="0033428B"/>
    <w:rsid w:val="00336D96"/>
    <w:rsid w:val="00340F6E"/>
    <w:rsid w:val="00342887"/>
    <w:rsid w:val="003430AB"/>
    <w:rsid w:val="00347311"/>
    <w:rsid w:val="00352DE1"/>
    <w:rsid w:val="00353183"/>
    <w:rsid w:val="003558BF"/>
    <w:rsid w:val="00360CA6"/>
    <w:rsid w:val="00361703"/>
    <w:rsid w:val="0036264C"/>
    <w:rsid w:val="00364304"/>
    <w:rsid w:val="003667F3"/>
    <w:rsid w:val="0036694A"/>
    <w:rsid w:val="00372A6D"/>
    <w:rsid w:val="003768CA"/>
    <w:rsid w:val="00377E03"/>
    <w:rsid w:val="00380A35"/>
    <w:rsid w:val="00381D7D"/>
    <w:rsid w:val="00386243"/>
    <w:rsid w:val="00386911"/>
    <w:rsid w:val="00386DA8"/>
    <w:rsid w:val="00393DE9"/>
    <w:rsid w:val="003A324F"/>
    <w:rsid w:val="003A3344"/>
    <w:rsid w:val="003A5EB3"/>
    <w:rsid w:val="003B00A5"/>
    <w:rsid w:val="003B0D81"/>
    <w:rsid w:val="003B188A"/>
    <w:rsid w:val="003B1A27"/>
    <w:rsid w:val="003B7386"/>
    <w:rsid w:val="003C2715"/>
    <w:rsid w:val="003C65EB"/>
    <w:rsid w:val="003C7C12"/>
    <w:rsid w:val="003C7E3A"/>
    <w:rsid w:val="003D169F"/>
    <w:rsid w:val="003D5AA1"/>
    <w:rsid w:val="003D5F42"/>
    <w:rsid w:val="003E188A"/>
    <w:rsid w:val="003E35F5"/>
    <w:rsid w:val="003F156B"/>
    <w:rsid w:val="003F2A01"/>
    <w:rsid w:val="003F3E31"/>
    <w:rsid w:val="003F43F4"/>
    <w:rsid w:val="004002A1"/>
    <w:rsid w:val="004009A1"/>
    <w:rsid w:val="00400E5F"/>
    <w:rsid w:val="00400F0B"/>
    <w:rsid w:val="00401112"/>
    <w:rsid w:val="00401994"/>
    <w:rsid w:val="004030F6"/>
    <w:rsid w:val="00403E8D"/>
    <w:rsid w:val="0040402E"/>
    <w:rsid w:val="00405F1D"/>
    <w:rsid w:val="00411506"/>
    <w:rsid w:val="0041491A"/>
    <w:rsid w:val="00416E59"/>
    <w:rsid w:val="004205C5"/>
    <w:rsid w:val="00421CB2"/>
    <w:rsid w:val="00423D52"/>
    <w:rsid w:val="00427217"/>
    <w:rsid w:val="00432F28"/>
    <w:rsid w:val="00433E13"/>
    <w:rsid w:val="004340A4"/>
    <w:rsid w:val="004420A9"/>
    <w:rsid w:val="0044228E"/>
    <w:rsid w:val="00444863"/>
    <w:rsid w:val="00444928"/>
    <w:rsid w:val="0044494B"/>
    <w:rsid w:val="00446C6E"/>
    <w:rsid w:val="00450E05"/>
    <w:rsid w:val="004518A8"/>
    <w:rsid w:val="00451FFB"/>
    <w:rsid w:val="004535E6"/>
    <w:rsid w:val="0045388A"/>
    <w:rsid w:val="004560D2"/>
    <w:rsid w:val="00461D5C"/>
    <w:rsid w:val="00462474"/>
    <w:rsid w:val="004646B4"/>
    <w:rsid w:val="00482F19"/>
    <w:rsid w:val="004837F6"/>
    <w:rsid w:val="00484231"/>
    <w:rsid w:val="004851EF"/>
    <w:rsid w:val="00492AD5"/>
    <w:rsid w:val="0049341E"/>
    <w:rsid w:val="00493ECE"/>
    <w:rsid w:val="00495564"/>
    <w:rsid w:val="0049707B"/>
    <w:rsid w:val="004A20A6"/>
    <w:rsid w:val="004A24E1"/>
    <w:rsid w:val="004A2CFC"/>
    <w:rsid w:val="004A6193"/>
    <w:rsid w:val="004B0BE2"/>
    <w:rsid w:val="004B321E"/>
    <w:rsid w:val="004B380C"/>
    <w:rsid w:val="004B656E"/>
    <w:rsid w:val="004C0F31"/>
    <w:rsid w:val="004C241B"/>
    <w:rsid w:val="004C42EB"/>
    <w:rsid w:val="004C4544"/>
    <w:rsid w:val="004C488E"/>
    <w:rsid w:val="004C625D"/>
    <w:rsid w:val="004D11E7"/>
    <w:rsid w:val="004E14F0"/>
    <w:rsid w:val="004E4300"/>
    <w:rsid w:val="004F12BF"/>
    <w:rsid w:val="004F1D14"/>
    <w:rsid w:val="004F2763"/>
    <w:rsid w:val="004F4A54"/>
    <w:rsid w:val="004F79B8"/>
    <w:rsid w:val="00501655"/>
    <w:rsid w:val="00503344"/>
    <w:rsid w:val="00503795"/>
    <w:rsid w:val="00503A32"/>
    <w:rsid w:val="00511D2B"/>
    <w:rsid w:val="00513662"/>
    <w:rsid w:val="005160F3"/>
    <w:rsid w:val="0051660B"/>
    <w:rsid w:val="00517B7B"/>
    <w:rsid w:val="00521814"/>
    <w:rsid w:val="00526252"/>
    <w:rsid w:val="0053019E"/>
    <w:rsid w:val="005308F8"/>
    <w:rsid w:val="00531624"/>
    <w:rsid w:val="00531B0F"/>
    <w:rsid w:val="00532D42"/>
    <w:rsid w:val="005356FB"/>
    <w:rsid w:val="005373B6"/>
    <w:rsid w:val="00541DF0"/>
    <w:rsid w:val="0054215D"/>
    <w:rsid w:val="005442E2"/>
    <w:rsid w:val="0054580C"/>
    <w:rsid w:val="005460E7"/>
    <w:rsid w:val="005466CB"/>
    <w:rsid w:val="00546EA5"/>
    <w:rsid w:val="005530EE"/>
    <w:rsid w:val="00553CF4"/>
    <w:rsid w:val="005552DF"/>
    <w:rsid w:val="005567CE"/>
    <w:rsid w:val="00560521"/>
    <w:rsid w:val="00562F79"/>
    <w:rsid w:val="005672E1"/>
    <w:rsid w:val="005728F2"/>
    <w:rsid w:val="005734EA"/>
    <w:rsid w:val="00575BC4"/>
    <w:rsid w:val="00581361"/>
    <w:rsid w:val="00583336"/>
    <w:rsid w:val="005835E1"/>
    <w:rsid w:val="00585222"/>
    <w:rsid w:val="00585D72"/>
    <w:rsid w:val="00586153"/>
    <w:rsid w:val="00592338"/>
    <w:rsid w:val="00597B31"/>
    <w:rsid w:val="005A37D9"/>
    <w:rsid w:val="005A5F99"/>
    <w:rsid w:val="005A680B"/>
    <w:rsid w:val="005B04B6"/>
    <w:rsid w:val="005B627B"/>
    <w:rsid w:val="005B648B"/>
    <w:rsid w:val="005B77D6"/>
    <w:rsid w:val="005C2840"/>
    <w:rsid w:val="005C4127"/>
    <w:rsid w:val="005C4216"/>
    <w:rsid w:val="005C4305"/>
    <w:rsid w:val="005C4960"/>
    <w:rsid w:val="005D241A"/>
    <w:rsid w:val="005D2901"/>
    <w:rsid w:val="005D4D42"/>
    <w:rsid w:val="005D5AA0"/>
    <w:rsid w:val="005D6E59"/>
    <w:rsid w:val="005D74AC"/>
    <w:rsid w:val="005E1565"/>
    <w:rsid w:val="005E2285"/>
    <w:rsid w:val="005E3634"/>
    <w:rsid w:val="005E36D8"/>
    <w:rsid w:val="005E4E92"/>
    <w:rsid w:val="005E4EF1"/>
    <w:rsid w:val="005F2415"/>
    <w:rsid w:val="005F264C"/>
    <w:rsid w:val="005F5720"/>
    <w:rsid w:val="005F700D"/>
    <w:rsid w:val="005F7D79"/>
    <w:rsid w:val="006000C5"/>
    <w:rsid w:val="00604B7A"/>
    <w:rsid w:val="00605CAF"/>
    <w:rsid w:val="00606528"/>
    <w:rsid w:val="00611E6E"/>
    <w:rsid w:val="00611FF5"/>
    <w:rsid w:val="0061533F"/>
    <w:rsid w:val="006167EC"/>
    <w:rsid w:val="006176DA"/>
    <w:rsid w:val="00617C33"/>
    <w:rsid w:val="00621E9E"/>
    <w:rsid w:val="00622326"/>
    <w:rsid w:val="0062257D"/>
    <w:rsid w:val="0062569C"/>
    <w:rsid w:val="006301C1"/>
    <w:rsid w:val="0063023A"/>
    <w:rsid w:val="00634618"/>
    <w:rsid w:val="00635AD3"/>
    <w:rsid w:val="0063659C"/>
    <w:rsid w:val="00636CEE"/>
    <w:rsid w:val="00641857"/>
    <w:rsid w:val="006420B9"/>
    <w:rsid w:val="006436E6"/>
    <w:rsid w:val="006441A7"/>
    <w:rsid w:val="00650D27"/>
    <w:rsid w:val="00650E3C"/>
    <w:rsid w:val="00657111"/>
    <w:rsid w:val="006572B6"/>
    <w:rsid w:val="006620F8"/>
    <w:rsid w:val="0066553F"/>
    <w:rsid w:val="00667BCA"/>
    <w:rsid w:val="00670C9D"/>
    <w:rsid w:val="00673672"/>
    <w:rsid w:val="00673CEA"/>
    <w:rsid w:val="00675C74"/>
    <w:rsid w:val="00677092"/>
    <w:rsid w:val="006778F5"/>
    <w:rsid w:val="00677F30"/>
    <w:rsid w:val="00682112"/>
    <w:rsid w:val="0068350D"/>
    <w:rsid w:val="0069132E"/>
    <w:rsid w:val="00691955"/>
    <w:rsid w:val="006938CC"/>
    <w:rsid w:val="00695F0D"/>
    <w:rsid w:val="00697F17"/>
    <w:rsid w:val="006A0CD3"/>
    <w:rsid w:val="006A3F93"/>
    <w:rsid w:val="006A428F"/>
    <w:rsid w:val="006A4521"/>
    <w:rsid w:val="006A6205"/>
    <w:rsid w:val="006B1881"/>
    <w:rsid w:val="006B59BB"/>
    <w:rsid w:val="006B6168"/>
    <w:rsid w:val="006C593E"/>
    <w:rsid w:val="006C6430"/>
    <w:rsid w:val="006C6E53"/>
    <w:rsid w:val="006D57A7"/>
    <w:rsid w:val="006D68C1"/>
    <w:rsid w:val="006E26A7"/>
    <w:rsid w:val="006E2BC4"/>
    <w:rsid w:val="006E37F4"/>
    <w:rsid w:val="006E60C6"/>
    <w:rsid w:val="006E6162"/>
    <w:rsid w:val="006F279F"/>
    <w:rsid w:val="006F42C2"/>
    <w:rsid w:val="006F6C89"/>
    <w:rsid w:val="00700466"/>
    <w:rsid w:val="007009A2"/>
    <w:rsid w:val="00703CCC"/>
    <w:rsid w:val="00703E3C"/>
    <w:rsid w:val="00706F34"/>
    <w:rsid w:val="00710852"/>
    <w:rsid w:val="00712366"/>
    <w:rsid w:val="00720664"/>
    <w:rsid w:val="00721ED8"/>
    <w:rsid w:val="007256C2"/>
    <w:rsid w:val="00725C40"/>
    <w:rsid w:val="00731C0B"/>
    <w:rsid w:val="00735D7A"/>
    <w:rsid w:val="00736D4E"/>
    <w:rsid w:val="00737CF7"/>
    <w:rsid w:val="00740897"/>
    <w:rsid w:val="00741BE9"/>
    <w:rsid w:val="0074271C"/>
    <w:rsid w:val="0074540F"/>
    <w:rsid w:val="007458A3"/>
    <w:rsid w:val="00745D9A"/>
    <w:rsid w:val="00751220"/>
    <w:rsid w:val="0075132B"/>
    <w:rsid w:val="007537C3"/>
    <w:rsid w:val="00754D71"/>
    <w:rsid w:val="00757E15"/>
    <w:rsid w:val="00760C1E"/>
    <w:rsid w:val="0076173F"/>
    <w:rsid w:val="00762F2B"/>
    <w:rsid w:val="007635D6"/>
    <w:rsid w:val="00771372"/>
    <w:rsid w:val="00772B83"/>
    <w:rsid w:val="00772D72"/>
    <w:rsid w:val="00772FEF"/>
    <w:rsid w:val="00780EAC"/>
    <w:rsid w:val="0078347A"/>
    <w:rsid w:val="0078352E"/>
    <w:rsid w:val="00786D47"/>
    <w:rsid w:val="00790677"/>
    <w:rsid w:val="00791F0C"/>
    <w:rsid w:val="007928B0"/>
    <w:rsid w:val="007962C4"/>
    <w:rsid w:val="00797585"/>
    <w:rsid w:val="007A1980"/>
    <w:rsid w:val="007A4DE4"/>
    <w:rsid w:val="007A4E52"/>
    <w:rsid w:val="007A5006"/>
    <w:rsid w:val="007A6719"/>
    <w:rsid w:val="007B2122"/>
    <w:rsid w:val="007B29BC"/>
    <w:rsid w:val="007B2BC8"/>
    <w:rsid w:val="007B3E8E"/>
    <w:rsid w:val="007B59F6"/>
    <w:rsid w:val="007C0A0C"/>
    <w:rsid w:val="007C27BB"/>
    <w:rsid w:val="007C4B74"/>
    <w:rsid w:val="007C5611"/>
    <w:rsid w:val="007C644F"/>
    <w:rsid w:val="007D0EF1"/>
    <w:rsid w:val="007D11BC"/>
    <w:rsid w:val="007D5151"/>
    <w:rsid w:val="007E1802"/>
    <w:rsid w:val="007E2869"/>
    <w:rsid w:val="007E48B9"/>
    <w:rsid w:val="007E6624"/>
    <w:rsid w:val="007F0E84"/>
    <w:rsid w:val="007F4E9B"/>
    <w:rsid w:val="00801105"/>
    <w:rsid w:val="00802782"/>
    <w:rsid w:val="00807583"/>
    <w:rsid w:val="0081440C"/>
    <w:rsid w:val="00815769"/>
    <w:rsid w:val="00816A2A"/>
    <w:rsid w:val="00816B38"/>
    <w:rsid w:val="008215B9"/>
    <w:rsid w:val="00821BA2"/>
    <w:rsid w:val="00823D1D"/>
    <w:rsid w:val="0082432E"/>
    <w:rsid w:val="00830567"/>
    <w:rsid w:val="00830A23"/>
    <w:rsid w:val="00830DB0"/>
    <w:rsid w:val="00833B62"/>
    <w:rsid w:val="008362B2"/>
    <w:rsid w:val="00836FFE"/>
    <w:rsid w:val="0083757F"/>
    <w:rsid w:val="00837832"/>
    <w:rsid w:val="00837E9B"/>
    <w:rsid w:val="00840465"/>
    <w:rsid w:val="00840ED1"/>
    <w:rsid w:val="00841107"/>
    <w:rsid w:val="00844CCA"/>
    <w:rsid w:val="00847B68"/>
    <w:rsid w:val="008505B9"/>
    <w:rsid w:val="008508F4"/>
    <w:rsid w:val="00851F45"/>
    <w:rsid w:val="008522A3"/>
    <w:rsid w:val="00855E9F"/>
    <w:rsid w:val="008567D5"/>
    <w:rsid w:val="00856DF8"/>
    <w:rsid w:val="00857FD5"/>
    <w:rsid w:val="00861254"/>
    <w:rsid w:val="0086361B"/>
    <w:rsid w:val="008652F5"/>
    <w:rsid w:val="008656E0"/>
    <w:rsid w:val="008662A2"/>
    <w:rsid w:val="00866F05"/>
    <w:rsid w:val="008748BD"/>
    <w:rsid w:val="008752FA"/>
    <w:rsid w:val="00881D71"/>
    <w:rsid w:val="00882467"/>
    <w:rsid w:val="00882DFC"/>
    <w:rsid w:val="008909A7"/>
    <w:rsid w:val="00890CAE"/>
    <w:rsid w:val="00892D74"/>
    <w:rsid w:val="00896318"/>
    <w:rsid w:val="008A1667"/>
    <w:rsid w:val="008A2B16"/>
    <w:rsid w:val="008A3561"/>
    <w:rsid w:val="008A41C7"/>
    <w:rsid w:val="008A4632"/>
    <w:rsid w:val="008A7C79"/>
    <w:rsid w:val="008B2782"/>
    <w:rsid w:val="008B3446"/>
    <w:rsid w:val="008B3CCA"/>
    <w:rsid w:val="008B62D9"/>
    <w:rsid w:val="008B6603"/>
    <w:rsid w:val="008B703A"/>
    <w:rsid w:val="008C34CE"/>
    <w:rsid w:val="008C40EA"/>
    <w:rsid w:val="008C486D"/>
    <w:rsid w:val="008C4D52"/>
    <w:rsid w:val="008C531F"/>
    <w:rsid w:val="008C6E9C"/>
    <w:rsid w:val="008C7D7C"/>
    <w:rsid w:val="008D3C02"/>
    <w:rsid w:val="008D57C7"/>
    <w:rsid w:val="008D5B3D"/>
    <w:rsid w:val="008E3C89"/>
    <w:rsid w:val="008E59BE"/>
    <w:rsid w:val="008E665C"/>
    <w:rsid w:val="008F089B"/>
    <w:rsid w:val="008F352D"/>
    <w:rsid w:val="008F3690"/>
    <w:rsid w:val="008F468C"/>
    <w:rsid w:val="008F4C32"/>
    <w:rsid w:val="00907965"/>
    <w:rsid w:val="00910669"/>
    <w:rsid w:val="00912FB3"/>
    <w:rsid w:val="00913402"/>
    <w:rsid w:val="00913508"/>
    <w:rsid w:val="009145CB"/>
    <w:rsid w:val="009170EB"/>
    <w:rsid w:val="00917481"/>
    <w:rsid w:val="00920EC4"/>
    <w:rsid w:val="00925F3E"/>
    <w:rsid w:val="00927347"/>
    <w:rsid w:val="009313D0"/>
    <w:rsid w:val="009325B2"/>
    <w:rsid w:val="00934426"/>
    <w:rsid w:val="00934E91"/>
    <w:rsid w:val="009402EA"/>
    <w:rsid w:val="00942611"/>
    <w:rsid w:val="0094368A"/>
    <w:rsid w:val="0095083F"/>
    <w:rsid w:val="00952636"/>
    <w:rsid w:val="00954CD6"/>
    <w:rsid w:val="00954ECE"/>
    <w:rsid w:val="009620A7"/>
    <w:rsid w:val="009631C3"/>
    <w:rsid w:val="00963ABA"/>
    <w:rsid w:val="00970206"/>
    <w:rsid w:val="009711ED"/>
    <w:rsid w:val="00971561"/>
    <w:rsid w:val="00971A2E"/>
    <w:rsid w:val="00971C4B"/>
    <w:rsid w:val="009730F7"/>
    <w:rsid w:val="009737C2"/>
    <w:rsid w:val="00974877"/>
    <w:rsid w:val="00974886"/>
    <w:rsid w:val="0097656A"/>
    <w:rsid w:val="0097777F"/>
    <w:rsid w:val="00980581"/>
    <w:rsid w:val="00983110"/>
    <w:rsid w:val="00985F36"/>
    <w:rsid w:val="009870F9"/>
    <w:rsid w:val="00987E7C"/>
    <w:rsid w:val="00990180"/>
    <w:rsid w:val="009904E2"/>
    <w:rsid w:val="009919F3"/>
    <w:rsid w:val="00992200"/>
    <w:rsid w:val="009944E9"/>
    <w:rsid w:val="0099493D"/>
    <w:rsid w:val="00995AC8"/>
    <w:rsid w:val="00997FB7"/>
    <w:rsid w:val="009A0B7D"/>
    <w:rsid w:val="009A0D75"/>
    <w:rsid w:val="009A0D91"/>
    <w:rsid w:val="009A180C"/>
    <w:rsid w:val="009A354B"/>
    <w:rsid w:val="009A35A8"/>
    <w:rsid w:val="009A461B"/>
    <w:rsid w:val="009B1DB0"/>
    <w:rsid w:val="009B3995"/>
    <w:rsid w:val="009B3E3E"/>
    <w:rsid w:val="009B6F13"/>
    <w:rsid w:val="009C0B4E"/>
    <w:rsid w:val="009C1050"/>
    <w:rsid w:val="009C1241"/>
    <w:rsid w:val="009C524B"/>
    <w:rsid w:val="009D2049"/>
    <w:rsid w:val="009D35BF"/>
    <w:rsid w:val="009D441E"/>
    <w:rsid w:val="009E42C4"/>
    <w:rsid w:val="009E59F6"/>
    <w:rsid w:val="009E79F2"/>
    <w:rsid w:val="009F4BE5"/>
    <w:rsid w:val="009F67BC"/>
    <w:rsid w:val="00A00377"/>
    <w:rsid w:val="00A011B2"/>
    <w:rsid w:val="00A0188F"/>
    <w:rsid w:val="00A02A9D"/>
    <w:rsid w:val="00A03CB7"/>
    <w:rsid w:val="00A06A30"/>
    <w:rsid w:val="00A111B8"/>
    <w:rsid w:val="00A13B60"/>
    <w:rsid w:val="00A21095"/>
    <w:rsid w:val="00A2661B"/>
    <w:rsid w:val="00A26FCD"/>
    <w:rsid w:val="00A30598"/>
    <w:rsid w:val="00A30836"/>
    <w:rsid w:val="00A31E4E"/>
    <w:rsid w:val="00A36917"/>
    <w:rsid w:val="00A36EDF"/>
    <w:rsid w:val="00A4123A"/>
    <w:rsid w:val="00A51CDA"/>
    <w:rsid w:val="00A525C4"/>
    <w:rsid w:val="00A5285A"/>
    <w:rsid w:val="00A53F79"/>
    <w:rsid w:val="00A554C8"/>
    <w:rsid w:val="00A61374"/>
    <w:rsid w:val="00A62334"/>
    <w:rsid w:val="00A704B1"/>
    <w:rsid w:val="00A7065C"/>
    <w:rsid w:val="00A757FF"/>
    <w:rsid w:val="00A806C0"/>
    <w:rsid w:val="00A80B9A"/>
    <w:rsid w:val="00A8227E"/>
    <w:rsid w:val="00A8311E"/>
    <w:rsid w:val="00A83D18"/>
    <w:rsid w:val="00A84572"/>
    <w:rsid w:val="00A873F3"/>
    <w:rsid w:val="00A923FD"/>
    <w:rsid w:val="00A93270"/>
    <w:rsid w:val="00A95F34"/>
    <w:rsid w:val="00AA1A7C"/>
    <w:rsid w:val="00AA3ED3"/>
    <w:rsid w:val="00AA6DF3"/>
    <w:rsid w:val="00AB1B57"/>
    <w:rsid w:val="00AB24F6"/>
    <w:rsid w:val="00AB52A6"/>
    <w:rsid w:val="00AB7F3A"/>
    <w:rsid w:val="00AC1F8E"/>
    <w:rsid w:val="00AC2AA8"/>
    <w:rsid w:val="00AC70F5"/>
    <w:rsid w:val="00AD401F"/>
    <w:rsid w:val="00AD4859"/>
    <w:rsid w:val="00AD74F3"/>
    <w:rsid w:val="00AE2DA2"/>
    <w:rsid w:val="00AE2ECD"/>
    <w:rsid w:val="00AE30AA"/>
    <w:rsid w:val="00AE3289"/>
    <w:rsid w:val="00AE4146"/>
    <w:rsid w:val="00AE489F"/>
    <w:rsid w:val="00AE58C0"/>
    <w:rsid w:val="00AE5AD8"/>
    <w:rsid w:val="00AE5B04"/>
    <w:rsid w:val="00AF021F"/>
    <w:rsid w:val="00AF1BEA"/>
    <w:rsid w:val="00AF4512"/>
    <w:rsid w:val="00AF60BD"/>
    <w:rsid w:val="00AF6316"/>
    <w:rsid w:val="00B03840"/>
    <w:rsid w:val="00B03CDF"/>
    <w:rsid w:val="00B05800"/>
    <w:rsid w:val="00B06A41"/>
    <w:rsid w:val="00B11E99"/>
    <w:rsid w:val="00B14AED"/>
    <w:rsid w:val="00B171C3"/>
    <w:rsid w:val="00B1727C"/>
    <w:rsid w:val="00B177C1"/>
    <w:rsid w:val="00B20300"/>
    <w:rsid w:val="00B21BA4"/>
    <w:rsid w:val="00B21D2F"/>
    <w:rsid w:val="00B22D7E"/>
    <w:rsid w:val="00B30CDB"/>
    <w:rsid w:val="00B3429E"/>
    <w:rsid w:val="00B3691E"/>
    <w:rsid w:val="00B40DDE"/>
    <w:rsid w:val="00B41213"/>
    <w:rsid w:val="00B41C14"/>
    <w:rsid w:val="00B45E22"/>
    <w:rsid w:val="00B4616E"/>
    <w:rsid w:val="00B47FB9"/>
    <w:rsid w:val="00B510A0"/>
    <w:rsid w:val="00B5124D"/>
    <w:rsid w:val="00B543A1"/>
    <w:rsid w:val="00B5504D"/>
    <w:rsid w:val="00B61D01"/>
    <w:rsid w:val="00B625AF"/>
    <w:rsid w:val="00B6279C"/>
    <w:rsid w:val="00B66E89"/>
    <w:rsid w:val="00B707AD"/>
    <w:rsid w:val="00B70DE6"/>
    <w:rsid w:val="00B716A0"/>
    <w:rsid w:val="00B743D2"/>
    <w:rsid w:val="00B75E59"/>
    <w:rsid w:val="00B777D1"/>
    <w:rsid w:val="00B852B6"/>
    <w:rsid w:val="00B93743"/>
    <w:rsid w:val="00B948AE"/>
    <w:rsid w:val="00B96DD1"/>
    <w:rsid w:val="00B97D8D"/>
    <w:rsid w:val="00BA021E"/>
    <w:rsid w:val="00BA0E36"/>
    <w:rsid w:val="00BA4723"/>
    <w:rsid w:val="00BA623B"/>
    <w:rsid w:val="00BA62CF"/>
    <w:rsid w:val="00BA7F1E"/>
    <w:rsid w:val="00BB3A6A"/>
    <w:rsid w:val="00BB3CCE"/>
    <w:rsid w:val="00BB3F29"/>
    <w:rsid w:val="00BB544B"/>
    <w:rsid w:val="00BB6CA2"/>
    <w:rsid w:val="00BB6FD4"/>
    <w:rsid w:val="00BB73C4"/>
    <w:rsid w:val="00BC1107"/>
    <w:rsid w:val="00BC20E3"/>
    <w:rsid w:val="00BC3145"/>
    <w:rsid w:val="00BC379F"/>
    <w:rsid w:val="00BC513A"/>
    <w:rsid w:val="00BD21D8"/>
    <w:rsid w:val="00BD2F05"/>
    <w:rsid w:val="00BD3462"/>
    <w:rsid w:val="00BD5122"/>
    <w:rsid w:val="00BD568C"/>
    <w:rsid w:val="00BE001D"/>
    <w:rsid w:val="00BE2D99"/>
    <w:rsid w:val="00BE3F48"/>
    <w:rsid w:val="00BF131A"/>
    <w:rsid w:val="00BF17E3"/>
    <w:rsid w:val="00BF1845"/>
    <w:rsid w:val="00BF71EE"/>
    <w:rsid w:val="00C00365"/>
    <w:rsid w:val="00C0322B"/>
    <w:rsid w:val="00C04881"/>
    <w:rsid w:val="00C050EA"/>
    <w:rsid w:val="00C05849"/>
    <w:rsid w:val="00C11730"/>
    <w:rsid w:val="00C120DC"/>
    <w:rsid w:val="00C133D0"/>
    <w:rsid w:val="00C145DF"/>
    <w:rsid w:val="00C16262"/>
    <w:rsid w:val="00C20E0D"/>
    <w:rsid w:val="00C237C1"/>
    <w:rsid w:val="00C246AF"/>
    <w:rsid w:val="00C24C93"/>
    <w:rsid w:val="00C279F4"/>
    <w:rsid w:val="00C31E21"/>
    <w:rsid w:val="00C35CE7"/>
    <w:rsid w:val="00C369A2"/>
    <w:rsid w:val="00C44FA0"/>
    <w:rsid w:val="00C45996"/>
    <w:rsid w:val="00C459B4"/>
    <w:rsid w:val="00C50DA9"/>
    <w:rsid w:val="00C53098"/>
    <w:rsid w:val="00C53125"/>
    <w:rsid w:val="00C544F4"/>
    <w:rsid w:val="00C552ED"/>
    <w:rsid w:val="00C57591"/>
    <w:rsid w:val="00C606B7"/>
    <w:rsid w:val="00C61C3D"/>
    <w:rsid w:val="00C63EA6"/>
    <w:rsid w:val="00C67BBA"/>
    <w:rsid w:val="00C718B5"/>
    <w:rsid w:val="00C73E51"/>
    <w:rsid w:val="00C744B4"/>
    <w:rsid w:val="00C76B84"/>
    <w:rsid w:val="00C80EC1"/>
    <w:rsid w:val="00C81674"/>
    <w:rsid w:val="00C81B4D"/>
    <w:rsid w:val="00C833C9"/>
    <w:rsid w:val="00C83A43"/>
    <w:rsid w:val="00C85DDE"/>
    <w:rsid w:val="00C926D6"/>
    <w:rsid w:val="00C94C30"/>
    <w:rsid w:val="00C95663"/>
    <w:rsid w:val="00C96885"/>
    <w:rsid w:val="00C96B74"/>
    <w:rsid w:val="00C96BB6"/>
    <w:rsid w:val="00C971EA"/>
    <w:rsid w:val="00CA0370"/>
    <w:rsid w:val="00CA34CE"/>
    <w:rsid w:val="00CA47E0"/>
    <w:rsid w:val="00CA4989"/>
    <w:rsid w:val="00CA4D3D"/>
    <w:rsid w:val="00CB3E93"/>
    <w:rsid w:val="00CB5E48"/>
    <w:rsid w:val="00CB6A9A"/>
    <w:rsid w:val="00CB71C9"/>
    <w:rsid w:val="00CC1892"/>
    <w:rsid w:val="00CC1D38"/>
    <w:rsid w:val="00CC46FF"/>
    <w:rsid w:val="00CC5FA4"/>
    <w:rsid w:val="00CC73EB"/>
    <w:rsid w:val="00CD07BC"/>
    <w:rsid w:val="00CD38E6"/>
    <w:rsid w:val="00CD45F7"/>
    <w:rsid w:val="00CD5E0D"/>
    <w:rsid w:val="00CE3046"/>
    <w:rsid w:val="00CF31A4"/>
    <w:rsid w:val="00CF3EC3"/>
    <w:rsid w:val="00CF635E"/>
    <w:rsid w:val="00D001F7"/>
    <w:rsid w:val="00D016D6"/>
    <w:rsid w:val="00D02098"/>
    <w:rsid w:val="00D11BA5"/>
    <w:rsid w:val="00D140E7"/>
    <w:rsid w:val="00D14340"/>
    <w:rsid w:val="00D15221"/>
    <w:rsid w:val="00D15E9D"/>
    <w:rsid w:val="00D16179"/>
    <w:rsid w:val="00D17BA7"/>
    <w:rsid w:val="00D20CF7"/>
    <w:rsid w:val="00D21137"/>
    <w:rsid w:val="00D238F9"/>
    <w:rsid w:val="00D25C96"/>
    <w:rsid w:val="00D30249"/>
    <w:rsid w:val="00D3289D"/>
    <w:rsid w:val="00D331BC"/>
    <w:rsid w:val="00D35B97"/>
    <w:rsid w:val="00D379BD"/>
    <w:rsid w:val="00D40915"/>
    <w:rsid w:val="00D4421D"/>
    <w:rsid w:val="00D44F62"/>
    <w:rsid w:val="00D457E5"/>
    <w:rsid w:val="00D46C81"/>
    <w:rsid w:val="00D50CB6"/>
    <w:rsid w:val="00D54CB7"/>
    <w:rsid w:val="00D556BA"/>
    <w:rsid w:val="00D566F5"/>
    <w:rsid w:val="00D641E9"/>
    <w:rsid w:val="00D643F7"/>
    <w:rsid w:val="00D65D1A"/>
    <w:rsid w:val="00D812D9"/>
    <w:rsid w:val="00D8154B"/>
    <w:rsid w:val="00D81D79"/>
    <w:rsid w:val="00D921D0"/>
    <w:rsid w:val="00D932A2"/>
    <w:rsid w:val="00D965E3"/>
    <w:rsid w:val="00D97C1A"/>
    <w:rsid w:val="00DA1043"/>
    <w:rsid w:val="00DA17CC"/>
    <w:rsid w:val="00DA2657"/>
    <w:rsid w:val="00DA35EE"/>
    <w:rsid w:val="00DA4053"/>
    <w:rsid w:val="00DA6EFD"/>
    <w:rsid w:val="00DB538B"/>
    <w:rsid w:val="00DB782F"/>
    <w:rsid w:val="00DB7BE4"/>
    <w:rsid w:val="00DC0593"/>
    <w:rsid w:val="00DC2760"/>
    <w:rsid w:val="00DC5108"/>
    <w:rsid w:val="00DC62AE"/>
    <w:rsid w:val="00DC6B96"/>
    <w:rsid w:val="00DD0255"/>
    <w:rsid w:val="00DD14D0"/>
    <w:rsid w:val="00DD23DC"/>
    <w:rsid w:val="00DE0161"/>
    <w:rsid w:val="00DE24B8"/>
    <w:rsid w:val="00DE3343"/>
    <w:rsid w:val="00DE431A"/>
    <w:rsid w:val="00DE5B7F"/>
    <w:rsid w:val="00DE76D6"/>
    <w:rsid w:val="00DF0281"/>
    <w:rsid w:val="00DF6712"/>
    <w:rsid w:val="00E00D11"/>
    <w:rsid w:val="00E02DC0"/>
    <w:rsid w:val="00E051AD"/>
    <w:rsid w:val="00E0712A"/>
    <w:rsid w:val="00E12046"/>
    <w:rsid w:val="00E13D92"/>
    <w:rsid w:val="00E1610D"/>
    <w:rsid w:val="00E20B5F"/>
    <w:rsid w:val="00E22179"/>
    <w:rsid w:val="00E22E39"/>
    <w:rsid w:val="00E23D3E"/>
    <w:rsid w:val="00E26462"/>
    <w:rsid w:val="00E27DFA"/>
    <w:rsid w:val="00E32F33"/>
    <w:rsid w:val="00E33744"/>
    <w:rsid w:val="00E33CAC"/>
    <w:rsid w:val="00E40978"/>
    <w:rsid w:val="00E41F46"/>
    <w:rsid w:val="00E42D28"/>
    <w:rsid w:val="00E45765"/>
    <w:rsid w:val="00E472E2"/>
    <w:rsid w:val="00E47E98"/>
    <w:rsid w:val="00E55EEE"/>
    <w:rsid w:val="00E56019"/>
    <w:rsid w:val="00E57CD4"/>
    <w:rsid w:val="00E61CAF"/>
    <w:rsid w:val="00E63D00"/>
    <w:rsid w:val="00E64509"/>
    <w:rsid w:val="00E64C9B"/>
    <w:rsid w:val="00E665D9"/>
    <w:rsid w:val="00E71BD6"/>
    <w:rsid w:val="00E75563"/>
    <w:rsid w:val="00E76257"/>
    <w:rsid w:val="00E766C4"/>
    <w:rsid w:val="00E77F09"/>
    <w:rsid w:val="00E822DC"/>
    <w:rsid w:val="00E84169"/>
    <w:rsid w:val="00E84C82"/>
    <w:rsid w:val="00E86380"/>
    <w:rsid w:val="00E87579"/>
    <w:rsid w:val="00E9273D"/>
    <w:rsid w:val="00E93717"/>
    <w:rsid w:val="00E94F4A"/>
    <w:rsid w:val="00E95824"/>
    <w:rsid w:val="00E959FE"/>
    <w:rsid w:val="00E95B3B"/>
    <w:rsid w:val="00E96CFF"/>
    <w:rsid w:val="00EA0AF2"/>
    <w:rsid w:val="00EA1968"/>
    <w:rsid w:val="00EA3EFB"/>
    <w:rsid w:val="00EA41A9"/>
    <w:rsid w:val="00EA4941"/>
    <w:rsid w:val="00EA4D90"/>
    <w:rsid w:val="00EA5BB9"/>
    <w:rsid w:val="00EA6728"/>
    <w:rsid w:val="00EB029C"/>
    <w:rsid w:val="00EB1439"/>
    <w:rsid w:val="00EB34FF"/>
    <w:rsid w:val="00EC5CBF"/>
    <w:rsid w:val="00EC7EFF"/>
    <w:rsid w:val="00ED667F"/>
    <w:rsid w:val="00EE528C"/>
    <w:rsid w:val="00EF06C9"/>
    <w:rsid w:val="00EF3D5A"/>
    <w:rsid w:val="00EF3FD6"/>
    <w:rsid w:val="00EF4ED0"/>
    <w:rsid w:val="00EF58A6"/>
    <w:rsid w:val="00EF6158"/>
    <w:rsid w:val="00EF72AE"/>
    <w:rsid w:val="00F025E6"/>
    <w:rsid w:val="00F116BD"/>
    <w:rsid w:val="00F15EC8"/>
    <w:rsid w:val="00F23389"/>
    <w:rsid w:val="00F270C4"/>
    <w:rsid w:val="00F35429"/>
    <w:rsid w:val="00F35A72"/>
    <w:rsid w:val="00F37B63"/>
    <w:rsid w:val="00F40A3C"/>
    <w:rsid w:val="00F41FC4"/>
    <w:rsid w:val="00F44744"/>
    <w:rsid w:val="00F51082"/>
    <w:rsid w:val="00F52233"/>
    <w:rsid w:val="00F56782"/>
    <w:rsid w:val="00F60E81"/>
    <w:rsid w:val="00F62702"/>
    <w:rsid w:val="00F6274B"/>
    <w:rsid w:val="00F6297E"/>
    <w:rsid w:val="00F706C4"/>
    <w:rsid w:val="00F70A15"/>
    <w:rsid w:val="00F75631"/>
    <w:rsid w:val="00F929AD"/>
    <w:rsid w:val="00F9402E"/>
    <w:rsid w:val="00F94623"/>
    <w:rsid w:val="00F955DD"/>
    <w:rsid w:val="00F96757"/>
    <w:rsid w:val="00F96760"/>
    <w:rsid w:val="00FA1F36"/>
    <w:rsid w:val="00FA5F9C"/>
    <w:rsid w:val="00FB12A1"/>
    <w:rsid w:val="00FB2760"/>
    <w:rsid w:val="00FB4113"/>
    <w:rsid w:val="00FB5C0C"/>
    <w:rsid w:val="00FB7ABA"/>
    <w:rsid w:val="00FC0D88"/>
    <w:rsid w:val="00FC6171"/>
    <w:rsid w:val="00FC6E90"/>
    <w:rsid w:val="00FD1C51"/>
    <w:rsid w:val="00FD4033"/>
    <w:rsid w:val="00FD68FD"/>
    <w:rsid w:val="00FE0367"/>
    <w:rsid w:val="00FE2BF5"/>
    <w:rsid w:val="03C3101D"/>
    <w:rsid w:val="03F209DD"/>
    <w:rsid w:val="0637633B"/>
    <w:rsid w:val="07690EC9"/>
    <w:rsid w:val="080C344F"/>
    <w:rsid w:val="0ABB3D66"/>
    <w:rsid w:val="0ACE6829"/>
    <w:rsid w:val="0B0263D7"/>
    <w:rsid w:val="0B523557"/>
    <w:rsid w:val="0B9220CC"/>
    <w:rsid w:val="0D1F6D7D"/>
    <w:rsid w:val="0D682F64"/>
    <w:rsid w:val="0D6B7379"/>
    <w:rsid w:val="0E956C8C"/>
    <w:rsid w:val="144B7376"/>
    <w:rsid w:val="15626303"/>
    <w:rsid w:val="15DE2761"/>
    <w:rsid w:val="1B367910"/>
    <w:rsid w:val="1C8B53C7"/>
    <w:rsid w:val="209E4124"/>
    <w:rsid w:val="21FF300B"/>
    <w:rsid w:val="228B0209"/>
    <w:rsid w:val="238B1303"/>
    <w:rsid w:val="277976C4"/>
    <w:rsid w:val="29AE18A7"/>
    <w:rsid w:val="2BA200CA"/>
    <w:rsid w:val="2F46768D"/>
    <w:rsid w:val="328F3807"/>
    <w:rsid w:val="35201997"/>
    <w:rsid w:val="36DF5E0B"/>
    <w:rsid w:val="39123CCE"/>
    <w:rsid w:val="3A2C37CE"/>
    <w:rsid w:val="3AB354C2"/>
    <w:rsid w:val="3BAB41DC"/>
    <w:rsid w:val="42CA1CF9"/>
    <w:rsid w:val="43C755E8"/>
    <w:rsid w:val="43E4710F"/>
    <w:rsid w:val="448D3942"/>
    <w:rsid w:val="459B207A"/>
    <w:rsid w:val="49AA1DC3"/>
    <w:rsid w:val="49EF572A"/>
    <w:rsid w:val="4C6C5904"/>
    <w:rsid w:val="4D274B9C"/>
    <w:rsid w:val="4D313484"/>
    <w:rsid w:val="4E4B6454"/>
    <w:rsid w:val="4F25539D"/>
    <w:rsid w:val="4F88337D"/>
    <w:rsid w:val="52433CD4"/>
    <w:rsid w:val="54081EB3"/>
    <w:rsid w:val="59397132"/>
    <w:rsid w:val="599078C0"/>
    <w:rsid w:val="5AA14FDD"/>
    <w:rsid w:val="5AF367F4"/>
    <w:rsid w:val="5EEE1970"/>
    <w:rsid w:val="61C1690B"/>
    <w:rsid w:val="63542F00"/>
    <w:rsid w:val="67A9493D"/>
    <w:rsid w:val="6A1A18FD"/>
    <w:rsid w:val="6DE10F58"/>
    <w:rsid w:val="71F47A9F"/>
    <w:rsid w:val="75C8506C"/>
    <w:rsid w:val="76826B2E"/>
    <w:rsid w:val="76A92D29"/>
    <w:rsid w:val="7A102688"/>
    <w:rsid w:val="7B851309"/>
    <w:rsid w:val="7D6236D7"/>
    <w:rsid w:val="7FBB7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10681"/>
  <w15:docId w15:val="{A2B83DAD-0C3E-4797-A040-8DBD4B1C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62F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otnoteReference">
    <w:name w:val="footnote reference"/>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EndNoteBibliographyTitle">
    <w:name w:val="EndNote Bibliography Title"/>
    <w:qFormat/>
    <w:pPr>
      <w:jc w:val="center"/>
    </w:pPr>
    <w:rPr>
      <w:rFonts w:asciiTheme="minorHAnsi" w:eastAsiaTheme="minorHAnsi" w:hAnsiTheme="minorHAnsi" w:cstheme="minorBidi"/>
      <w:sz w:val="22"/>
      <w:szCs w:val="22"/>
    </w:rPr>
  </w:style>
  <w:style w:type="paragraph" w:customStyle="1" w:styleId="EndNoteBibliography">
    <w:name w:val="EndNote Bibliography"/>
    <w:qFormat/>
    <w:pPr>
      <w:jc w:val="both"/>
    </w:pPr>
    <w:rPr>
      <w:rFonts w:asciiTheme="minorHAnsi" w:eastAsiaTheme="minorHAnsi" w:hAnsiTheme="minorHAnsi" w:cstheme="minorBidi"/>
      <w:sz w:val="22"/>
      <w:szCs w:val="22"/>
    </w:rPr>
  </w:style>
  <w:style w:type="paragraph" w:styleId="Revision">
    <w:name w:val="Revision"/>
    <w:hidden/>
    <w:uiPriority w:val="99"/>
    <w:semiHidden/>
    <w:rsid w:val="00AE2ECD"/>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562F79"/>
    <w:rPr>
      <w:rFonts w:eastAsia="Times New Roman"/>
      <w:b/>
      <w:bCs/>
      <w:sz w:val="27"/>
      <w:szCs w:val="27"/>
    </w:rPr>
  </w:style>
  <w:style w:type="character" w:styleId="UnresolvedMention">
    <w:name w:val="Unresolved Mention"/>
    <w:basedOn w:val="DefaultParagraphFont"/>
    <w:uiPriority w:val="99"/>
    <w:semiHidden/>
    <w:unhideWhenUsed/>
    <w:rsid w:val="00C50DA9"/>
    <w:rPr>
      <w:color w:val="605E5C"/>
      <w:shd w:val="clear" w:color="auto" w:fill="E1DFDD"/>
    </w:rPr>
  </w:style>
  <w:style w:type="character" w:styleId="Emphasis">
    <w:name w:val="Emphasis"/>
    <w:uiPriority w:val="20"/>
    <w:qFormat/>
    <w:rsid w:val="00393DE9"/>
    <w:rPr>
      <w:caps/>
      <w:color w:val="1F4D78" w:themeColor="accent1" w:themeShade="7F"/>
      <w:spacing w:val="5"/>
    </w:rPr>
  </w:style>
  <w:style w:type="paragraph" w:styleId="NormalWeb">
    <w:name w:val="Normal (Web)"/>
    <w:basedOn w:val="Normal"/>
    <w:uiPriority w:val="99"/>
    <w:semiHidden/>
    <w:unhideWhenUsed/>
    <w:rsid w:val="00393DE9"/>
    <w:pPr>
      <w:spacing w:before="100" w:after="0" w:line="240" w:lineRule="auto"/>
    </w:pPr>
    <w:rPr>
      <w:rFonts w:ascii="inherit" w:eastAsia="Times New Roman" w:hAnsi="inherit" w:cs="Times New Roman"/>
      <w:sz w:val="24"/>
      <w:szCs w:val="24"/>
      <w:lang w:bidi="lo-LA"/>
    </w:rPr>
  </w:style>
  <w:style w:type="character" w:customStyle="1" w:styleId="note2">
    <w:name w:val="note2"/>
    <w:basedOn w:val="DefaultParagraphFont"/>
    <w:rsid w:val="00393DE9"/>
    <w:rPr>
      <w:b/>
      <w:bCs/>
      <w:vanish w:val="0"/>
      <w:webHidden w:val="0"/>
      <w:color w:val="333333"/>
      <w:sz w:val="17"/>
      <w:szCs w:val="17"/>
      <w:specVanish w:val="0"/>
    </w:rPr>
  </w:style>
  <w:style w:type="table" w:styleId="GridTable4-Accent6">
    <w:name w:val="Grid Table 4 Accent 6"/>
    <w:basedOn w:val="TableNormal"/>
    <w:uiPriority w:val="49"/>
    <w:rsid w:val="00191AA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721ED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721E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f0">
    <w:name w:val="pf0"/>
    <w:basedOn w:val="Normal"/>
    <w:rsid w:val="00635A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635AD3"/>
    <w:rPr>
      <w:rFonts w:ascii="Segoe UI" w:hAnsi="Segoe UI" w:cs="Segoe UI" w:hint="default"/>
      <w:sz w:val="18"/>
      <w:szCs w:val="18"/>
    </w:rPr>
  </w:style>
  <w:style w:type="paragraph" w:styleId="Header">
    <w:name w:val="header"/>
    <w:basedOn w:val="Normal"/>
    <w:link w:val="HeaderChar"/>
    <w:uiPriority w:val="99"/>
    <w:unhideWhenUsed/>
    <w:rsid w:val="00176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48C"/>
    <w:rPr>
      <w:rFonts w:asciiTheme="minorHAnsi" w:eastAsiaTheme="minorHAnsi" w:hAnsiTheme="minorHAnsi" w:cstheme="minorBidi"/>
      <w:sz w:val="22"/>
      <w:szCs w:val="22"/>
    </w:rPr>
  </w:style>
  <w:style w:type="paragraph" w:styleId="Footer">
    <w:name w:val="footer"/>
    <w:basedOn w:val="Normal"/>
    <w:link w:val="FooterChar"/>
    <w:uiPriority w:val="99"/>
    <w:unhideWhenUsed/>
    <w:rsid w:val="00176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48C"/>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E665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561058">
      <w:bodyDiv w:val="1"/>
      <w:marLeft w:val="0"/>
      <w:marRight w:val="0"/>
      <w:marTop w:val="0"/>
      <w:marBottom w:val="0"/>
      <w:divBdr>
        <w:top w:val="none" w:sz="0" w:space="0" w:color="auto"/>
        <w:left w:val="none" w:sz="0" w:space="0" w:color="auto"/>
        <w:bottom w:val="none" w:sz="0" w:space="0" w:color="auto"/>
        <w:right w:val="none" w:sz="0" w:space="0" w:color="auto"/>
      </w:divBdr>
      <w:divsChild>
        <w:div w:id="909849303">
          <w:marLeft w:val="0"/>
          <w:marRight w:val="0"/>
          <w:marTop w:val="0"/>
          <w:marBottom w:val="0"/>
          <w:divBdr>
            <w:top w:val="none" w:sz="0" w:space="0" w:color="auto"/>
            <w:left w:val="none" w:sz="0" w:space="0" w:color="auto"/>
            <w:bottom w:val="none" w:sz="0" w:space="0" w:color="auto"/>
            <w:right w:val="none" w:sz="0" w:space="0" w:color="auto"/>
          </w:divBdr>
        </w:div>
      </w:divsChild>
    </w:div>
    <w:div w:id="454519912">
      <w:bodyDiv w:val="1"/>
      <w:marLeft w:val="0"/>
      <w:marRight w:val="0"/>
      <w:marTop w:val="0"/>
      <w:marBottom w:val="0"/>
      <w:divBdr>
        <w:top w:val="none" w:sz="0" w:space="0" w:color="auto"/>
        <w:left w:val="none" w:sz="0" w:space="0" w:color="auto"/>
        <w:bottom w:val="none" w:sz="0" w:space="0" w:color="auto"/>
        <w:right w:val="none" w:sz="0" w:space="0" w:color="auto"/>
      </w:divBdr>
      <w:divsChild>
        <w:div w:id="220872762">
          <w:marLeft w:val="0"/>
          <w:marRight w:val="0"/>
          <w:marTop w:val="0"/>
          <w:marBottom w:val="0"/>
          <w:divBdr>
            <w:top w:val="none" w:sz="0" w:space="0" w:color="auto"/>
            <w:left w:val="none" w:sz="0" w:space="0" w:color="auto"/>
            <w:bottom w:val="none" w:sz="0" w:space="0" w:color="auto"/>
            <w:right w:val="none" w:sz="0" w:space="0" w:color="auto"/>
          </w:divBdr>
        </w:div>
        <w:div w:id="288173720">
          <w:marLeft w:val="0"/>
          <w:marRight w:val="0"/>
          <w:marTop w:val="0"/>
          <w:marBottom w:val="0"/>
          <w:divBdr>
            <w:top w:val="none" w:sz="0" w:space="0" w:color="auto"/>
            <w:left w:val="none" w:sz="0" w:space="0" w:color="auto"/>
            <w:bottom w:val="none" w:sz="0" w:space="0" w:color="auto"/>
            <w:right w:val="none" w:sz="0" w:space="0" w:color="auto"/>
          </w:divBdr>
        </w:div>
      </w:divsChild>
    </w:div>
    <w:div w:id="801312225">
      <w:bodyDiv w:val="1"/>
      <w:marLeft w:val="0"/>
      <w:marRight w:val="0"/>
      <w:marTop w:val="0"/>
      <w:marBottom w:val="0"/>
      <w:divBdr>
        <w:top w:val="none" w:sz="0" w:space="0" w:color="auto"/>
        <w:left w:val="none" w:sz="0" w:space="0" w:color="auto"/>
        <w:bottom w:val="none" w:sz="0" w:space="0" w:color="auto"/>
        <w:right w:val="none" w:sz="0" w:space="0" w:color="auto"/>
      </w:divBdr>
      <w:divsChild>
        <w:div w:id="748775211">
          <w:marLeft w:val="0"/>
          <w:marRight w:val="0"/>
          <w:marTop w:val="0"/>
          <w:marBottom w:val="0"/>
          <w:divBdr>
            <w:top w:val="none" w:sz="0" w:space="0" w:color="auto"/>
            <w:left w:val="none" w:sz="0" w:space="0" w:color="auto"/>
            <w:bottom w:val="none" w:sz="0" w:space="0" w:color="auto"/>
            <w:right w:val="none" w:sz="0" w:space="0" w:color="auto"/>
          </w:divBdr>
        </w:div>
      </w:divsChild>
    </w:div>
    <w:div w:id="866717657">
      <w:bodyDiv w:val="1"/>
      <w:marLeft w:val="0"/>
      <w:marRight w:val="0"/>
      <w:marTop w:val="0"/>
      <w:marBottom w:val="0"/>
      <w:divBdr>
        <w:top w:val="none" w:sz="0" w:space="0" w:color="auto"/>
        <w:left w:val="none" w:sz="0" w:space="0" w:color="auto"/>
        <w:bottom w:val="none" w:sz="0" w:space="0" w:color="auto"/>
        <w:right w:val="none" w:sz="0" w:space="0" w:color="auto"/>
      </w:divBdr>
    </w:div>
    <w:div w:id="918368340">
      <w:bodyDiv w:val="1"/>
      <w:marLeft w:val="0"/>
      <w:marRight w:val="0"/>
      <w:marTop w:val="0"/>
      <w:marBottom w:val="0"/>
      <w:divBdr>
        <w:top w:val="none" w:sz="0" w:space="0" w:color="auto"/>
        <w:left w:val="none" w:sz="0" w:space="0" w:color="auto"/>
        <w:bottom w:val="none" w:sz="0" w:space="0" w:color="auto"/>
        <w:right w:val="none" w:sz="0" w:space="0" w:color="auto"/>
      </w:divBdr>
      <w:divsChild>
        <w:div w:id="2023506057">
          <w:marLeft w:val="0"/>
          <w:marRight w:val="0"/>
          <w:marTop w:val="0"/>
          <w:marBottom w:val="0"/>
          <w:divBdr>
            <w:top w:val="none" w:sz="0" w:space="0" w:color="auto"/>
            <w:left w:val="none" w:sz="0" w:space="0" w:color="auto"/>
            <w:bottom w:val="none" w:sz="0" w:space="0" w:color="auto"/>
            <w:right w:val="none" w:sz="0" w:space="0" w:color="auto"/>
          </w:divBdr>
        </w:div>
      </w:divsChild>
    </w:div>
    <w:div w:id="1167596314">
      <w:bodyDiv w:val="1"/>
      <w:marLeft w:val="0"/>
      <w:marRight w:val="0"/>
      <w:marTop w:val="0"/>
      <w:marBottom w:val="0"/>
      <w:divBdr>
        <w:top w:val="none" w:sz="0" w:space="0" w:color="auto"/>
        <w:left w:val="none" w:sz="0" w:space="0" w:color="auto"/>
        <w:bottom w:val="none" w:sz="0" w:space="0" w:color="auto"/>
        <w:right w:val="none" w:sz="0" w:space="0" w:color="auto"/>
      </w:divBdr>
      <w:divsChild>
        <w:div w:id="1543402002">
          <w:marLeft w:val="0"/>
          <w:marRight w:val="0"/>
          <w:marTop w:val="0"/>
          <w:marBottom w:val="0"/>
          <w:divBdr>
            <w:top w:val="none" w:sz="0" w:space="0" w:color="auto"/>
            <w:left w:val="none" w:sz="0" w:space="0" w:color="auto"/>
            <w:bottom w:val="none" w:sz="0" w:space="0" w:color="auto"/>
            <w:right w:val="none" w:sz="0" w:space="0" w:color="auto"/>
          </w:divBdr>
        </w:div>
      </w:divsChild>
    </w:div>
    <w:div w:id="1241448998">
      <w:bodyDiv w:val="1"/>
      <w:marLeft w:val="0"/>
      <w:marRight w:val="0"/>
      <w:marTop w:val="0"/>
      <w:marBottom w:val="0"/>
      <w:divBdr>
        <w:top w:val="none" w:sz="0" w:space="0" w:color="auto"/>
        <w:left w:val="none" w:sz="0" w:space="0" w:color="auto"/>
        <w:bottom w:val="none" w:sz="0" w:space="0" w:color="auto"/>
        <w:right w:val="none" w:sz="0" w:space="0" w:color="auto"/>
      </w:divBdr>
      <w:divsChild>
        <w:div w:id="1357536388">
          <w:marLeft w:val="0"/>
          <w:marRight w:val="0"/>
          <w:marTop w:val="0"/>
          <w:marBottom w:val="0"/>
          <w:divBdr>
            <w:top w:val="none" w:sz="0" w:space="0" w:color="auto"/>
            <w:left w:val="none" w:sz="0" w:space="0" w:color="auto"/>
            <w:bottom w:val="none" w:sz="0" w:space="0" w:color="auto"/>
            <w:right w:val="none" w:sz="0" w:space="0" w:color="auto"/>
          </w:divBdr>
        </w:div>
      </w:divsChild>
    </w:div>
    <w:div w:id="1318655334">
      <w:bodyDiv w:val="1"/>
      <w:marLeft w:val="0"/>
      <w:marRight w:val="0"/>
      <w:marTop w:val="0"/>
      <w:marBottom w:val="0"/>
      <w:divBdr>
        <w:top w:val="none" w:sz="0" w:space="0" w:color="auto"/>
        <w:left w:val="none" w:sz="0" w:space="0" w:color="auto"/>
        <w:bottom w:val="none" w:sz="0" w:space="0" w:color="auto"/>
        <w:right w:val="none" w:sz="0" w:space="0" w:color="auto"/>
      </w:divBdr>
      <w:divsChild>
        <w:div w:id="1302689155">
          <w:marLeft w:val="0"/>
          <w:marRight w:val="0"/>
          <w:marTop w:val="0"/>
          <w:marBottom w:val="0"/>
          <w:divBdr>
            <w:top w:val="none" w:sz="0" w:space="0" w:color="auto"/>
            <w:left w:val="none" w:sz="0" w:space="0" w:color="auto"/>
            <w:bottom w:val="none" w:sz="0" w:space="0" w:color="auto"/>
            <w:right w:val="none" w:sz="0" w:space="0" w:color="auto"/>
          </w:divBdr>
        </w:div>
      </w:divsChild>
    </w:div>
    <w:div w:id="1545950058">
      <w:bodyDiv w:val="1"/>
      <w:marLeft w:val="0"/>
      <w:marRight w:val="0"/>
      <w:marTop w:val="0"/>
      <w:marBottom w:val="0"/>
      <w:divBdr>
        <w:top w:val="none" w:sz="0" w:space="0" w:color="auto"/>
        <w:left w:val="none" w:sz="0" w:space="0" w:color="auto"/>
        <w:bottom w:val="none" w:sz="0" w:space="0" w:color="auto"/>
        <w:right w:val="none" w:sz="0" w:space="0" w:color="auto"/>
      </w:divBdr>
    </w:div>
    <w:div w:id="1685664065">
      <w:bodyDiv w:val="1"/>
      <w:marLeft w:val="0"/>
      <w:marRight w:val="0"/>
      <w:marTop w:val="0"/>
      <w:marBottom w:val="0"/>
      <w:divBdr>
        <w:top w:val="none" w:sz="0" w:space="0" w:color="auto"/>
        <w:left w:val="none" w:sz="0" w:space="0" w:color="auto"/>
        <w:bottom w:val="none" w:sz="0" w:space="0" w:color="auto"/>
        <w:right w:val="none" w:sz="0" w:space="0" w:color="auto"/>
      </w:divBdr>
    </w:div>
    <w:div w:id="1861162324">
      <w:bodyDiv w:val="1"/>
      <w:marLeft w:val="0"/>
      <w:marRight w:val="0"/>
      <w:marTop w:val="0"/>
      <w:marBottom w:val="0"/>
      <w:divBdr>
        <w:top w:val="none" w:sz="0" w:space="0" w:color="auto"/>
        <w:left w:val="none" w:sz="0" w:space="0" w:color="auto"/>
        <w:bottom w:val="none" w:sz="0" w:space="0" w:color="auto"/>
        <w:right w:val="none" w:sz="0" w:space="0" w:color="auto"/>
      </w:divBdr>
    </w:div>
    <w:div w:id="1971813546">
      <w:bodyDiv w:val="1"/>
      <w:marLeft w:val="0"/>
      <w:marRight w:val="0"/>
      <w:marTop w:val="0"/>
      <w:marBottom w:val="0"/>
      <w:divBdr>
        <w:top w:val="none" w:sz="0" w:space="0" w:color="auto"/>
        <w:left w:val="none" w:sz="0" w:space="0" w:color="auto"/>
        <w:bottom w:val="none" w:sz="0" w:space="0" w:color="auto"/>
        <w:right w:val="none" w:sz="0" w:space="0" w:color="auto"/>
      </w:divBdr>
      <w:divsChild>
        <w:div w:id="1529030177">
          <w:marLeft w:val="0"/>
          <w:marRight w:val="0"/>
          <w:marTop w:val="0"/>
          <w:marBottom w:val="0"/>
          <w:divBdr>
            <w:top w:val="none" w:sz="0" w:space="0" w:color="auto"/>
            <w:left w:val="none" w:sz="0" w:space="0" w:color="auto"/>
            <w:bottom w:val="none" w:sz="0" w:space="0" w:color="auto"/>
            <w:right w:val="none" w:sz="0" w:space="0" w:color="auto"/>
          </w:divBdr>
        </w:div>
        <w:div w:id="1445344009">
          <w:marLeft w:val="0"/>
          <w:marRight w:val="0"/>
          <w:marTop w:val="0"/>
          <w:marBottom w:val="0"/>
          <w:divBdr>
            <w:top w:val="none" w:sz="0" w:space="0" w:color="auto"/>
            <w:left w:val="none" w:sz="0" w:space="0" w:color="auto"/>
            <w:bottom w:val="none" w:sz="0" w:space="0" w:color="auto"/>
            <w:right w:val="none" w:sz="0" w:space="0" w:color="auto"/>
          </w:divBdr>
        </w:div>
      </w:divsChild>
    </w:div>
    <w:div w:id="2011327617">
      <w:bodyDiv w:val="1"/>
      <w:marLeft w:val="0"/>
      <w:marRight w:val="0"/>
      <w:marTop w:val="0"/>
      <w:marBottom w:val="0"/>
      <w:divBdr>
        <w:top w:val="none" w:sz="0" w:space="0" w:color="auto"/>
        <w:left w:val="none" w:sz="0" w:space="0" w:color="auto"/>
        <w:bottom w:val="none" w:sz="0" w:space="0" w:color="auto"/>
        <w:right w:val="none" w:sz="0" w:space="0" w:color="auto"/>
      </w:divBdr>
    </w:div>
    <w:div w:id="2061123695">
      <w:bodyDiv w:val="1"/>
      <w:marLeft w:val="0"/>
      <w:marRight w:val="0"/>
      <w:marTop w:val="0"/>
      <w:marBottom w:val="0"/>
      <w:divBdr>
        <w:top w:val="none" w:sz="0" w:space="0" w:color="auto"/>
        <w:left w:val="none" w:sz="0" w:space="0" w:color="auto"/>
        <w:bottom w:val="none" w:sz="0" w:space="0" w:color="auto"/>
        <w:right w:val="none" w:sz="0" w:space="0" w:color="auto"/>
      </w:divBdr>
      <w:divsChild>
        <w:div w:id="9753311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esri.com/arcgis-blog/products/arcgis-enterprise/announcements/arcgis-enterprise-10-8-1/"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diva-gis.org/gdata"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who.int/wer" TargetMode="External"/><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www.who.int/neglected_diseases/news/Bangladesh-rabies-elimination-program/en/" TargetMode="External"/><Relationship Id="rId23" Type="http://schemas.openxmlformats.org/officeDocument/2006/relationships/image" Target="media/image8.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F15E3-6CF3-4D09-9899-817D8DEDE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25</Pages>
  <Words>17076</Words>
  <Characters>91188</Characters>
  <Application>Microsoft Office Word</Application>
  <DocSecurity>0</DocSecurity>
  <Lines>3964</Lines>
  <Paragraphs>1968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Mohammad Nayeem Hasan</cp:lastModifiedBy>
  <cp:revision>15</cp:revision>
  <dcterms:created xsi:type="dcterms:W3CDTF">2023-04-06T16:21:00Z</dcterms:created>
  <dcterms:modified xsi:type="dcterms:W3CDTF">2023-04-20T22:54:00Z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4DCFD8E84D854B3ABD57B392022DA0DE</vt:lpwstr>
  </property>
  <property fmtid="{D5CDD505-2E9C-101B-9397-08002B2CF9AE}" pid="4" name="GrammarlyDocumentId">
    <vt:lpwstr>58cd7118ea0c867e0eafdabcc31b5a4bc5232c005bc6540a21135e46db7a805e</vt:lpwstr>
  </property>
</Properties>
</file>